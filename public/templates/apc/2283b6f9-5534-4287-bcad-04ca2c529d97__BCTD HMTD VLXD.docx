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1D7" w:rsidRPr="00EE671F" w:rsidRDefault="004841D7" w:rsidP="004841D7">
      <w:pPr>
        <w:tabs>
          <w:tab w:val="center" w:pos="1620"/>
          <w:tab w:val="center" w:pos="6300"/>
        </w:tabs>
        <w:spacing w:after="0" w:line="300" w:lineRule="auto"/>
        <w:jc w:val="both"/>
        <w:rPr>
          <w:rFonts w:ascii="Times New Roman" w:eastAsia="Times New Roman" w:hAnsi="Times New Roman"/>
          <w:sz w:val="18"/>
          <w:szCs w:val="18"/>
          <w:lang w:val="pt-BR"/>
        </w:rPr>
      </w:pPr>
    </w:p>
    <w:tbl>
      <w:tblPr>
        <w:tblW w:w="9605" w:type="dxa"/>
        <w:tblInd w:w="250" w:type="dxa"/>
        <w:tblLayout w:type="fixed"/>
        <w:tblLook w:val="04A0"/>
      </w:tblPr>
      <w:tblGrid>
        <w:gridCol w:w="4678"/>
        <w:gridCol w:w="4927"/>
      </w:tblGrid>
      <w:tr w:rsidR="004841D7" w:rsidRPr="00EE671F" w:rsidTr="00D014E6">
        <w:tc>
          <w:tcPr>
            <w:tcW w:w="4678" w:type="dxa"/>
            <w:shd w:val="clear" w:color="auto" w:fill="auto"/>
          </w:tcPr>
          <w:p w:rsidR="004841D7" w:rsidRPr="00EE671F" w:rsidRDefault="004841D7" w:rsidP="004841D7">
            <w:pPr>
              <w:tabs>
                <w:tab w:val="center" w:pos="7110"/>
                <w:tab w:val="right" w:pos="9360"/>
              </w:tabs>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Cs w:val="24"/>
                <w:lang w:val="pt-BR"/>
              </w:rPr>
              <w:t>NGÂN HÀNG NÔNG NGHIỆP</w:t>
            </w:r>
          </w:p>
          <w:p w:rsidR="004841D7" w:rsidRPr="00EE671F" w:rsidRDefault="004841D7" w:rsidP="004841D7">
            <w:pPr>
              <w:tabs>
                <w:tab w:val="center" w:pos="7110"/>
                <w:tab w:val="right" w:pos="9360"/>
              </w:tabs>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Cs w:val="24"/>
                <w:lang w:val="pt-BR"/>
              </w:rPr>
              <w:t>VÀ PHÁT TRIỂN NÔNG THÔN VIỆT NAM</w:t>
            </w:r>
          </w:p>
        </w:tc>
        <w:tc>
          <w:tcPr>
            <w:tcW w:w="4927" w:type="dxa"/>
            <w:shd w:val="clear" w:color="auto" w:fill="auto"/>
          </w:tcPr>
          <w:p w:rsidR="004841D7" w:rsidRPr="00EE671F" w:rsidRDefault="004841D7" w:rsidP="004841D7">
            <w:pPr>
              <w:tabs>
                <w:tab w:val="center" w:pos="7110"/>
                <w:tab w:val="right" w:pos="9360"/>
              </w:tabs>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Cs w:val="24"/>
                <w:lang w:val="pt-BR"/>
              </w:rPr>
              <w:t>CỘNG HÒA XÃ HỘI CHỦ NGHĨA VIỆT NAM</w:t>
            </w:r>
          </w:p>
          <w:p w:rsidR="004841D7" w:rsidRPr="00EE671F" w:rsidRDefault="00AA01FF" w:rsidP="004841D7">
            <w:pPr>
              <w:tabs>
                <w:tab w:val="center" w:pos="1620"/>
                <w:tab w:val="center" w:pos="6300"/>
              </w:tabs>
              <w:spacing w:after="0" w:line="300" w:lineRule="auto"/>
              <w:jc w:val="center"/>
              <w:rPr>
                <w:rFonts w:ascii="Times New Roman" w:eastAsia="Times New Roman" w:hAnsi="Times New Roman"/>
                <w:b/>
                <w:sz w:val="24"/>
                <w:szCs w:val="24"/>
                <w:lang w:val="pt-BR"/>
              </w:rPr>
            </w:pPr>
            <w:r w:rsidRPr="00EE671F">
              <w:rPr>
                <w:noProof/>
              </w:rPr>
              <w:pict>
                <v:shapetype id="_x0000_t32" coordsize="21600,21600" o:spt="32" o:oned="t" path="m,l21600,21600e" filled="f">
                  <v:path arrowok="t" fillok="f" o:connecttype="none"/>
                  <o:lock v:ext="edit" shapetype="t"/>
                </v:shapetype>
                <v:shape id="AutoShape 3" o:spid="_x0000_s1026" type="#_x0000_t32" style="position:absolute;left:0;text-align:left;margin-left:82.4pt;margin-top:14.65pt;width:72.75pt;height:0;z-index:25165772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Z1GgIAADo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"/>
              </w:pict>
            </w:r>
            <w:r w:rsidR="004841D7" w:rsidRPr="00EE671F">
              <w:rPr>
                <w:rFonts w:ascii="Times New Roman" w:eastAsia="Times New Roman" w:hAnsi="Times New Roman"/>
                <w:b/>
                <w:szCs w:val="24"/>
                <w:lang w:val="pt-BR"/>
              </w:rPr>
              <w:t>Độc lập - Tự do - Hạnh phúc</w:t>
            </w:r>
          </w:p>
        </w:tc>
      </w:tr>
      <w:tr w:rsidR="004841D7" w:rsidRPr="00EE671F" w:rsidTr="00D014E6">
        <w:tc>
          <w:tcPr>
            <w:tcW w:w="4678" w:type="dxa"/>
            <w:shd w:val="clear" w:color="auto" w:fill="auto"/>
          </w:tcPr>
          <w:p w:rsidR="004841D7" w:rsidRPr="00EE671F" w:rsidRDefault="004841D7" w:rsidP="00502901">
            <w:pPr>
              <w:tabs>
                <w:tab w:val="center" w:pos="7110"/>
                <w:tab w:val="right" w:pos="9360"/>
              </w:tabs>
              <w:spacing w:after="0" w:line="300" w:lineRule="auto"/>
              <w:jc w:val="both"/>
              <w:rPr>
                <w:rFonts w:ascii="Times New Roman" w:eastAsia="Times New Roman" w:hAnsi="Times New Roman"/>
                <w:b/>
                <w:sz w:val="24"/>
                <w:szCs w:val="24"/>
                <w:vertAlign w:val="superscript"/>
                <w:lang w:val="pt-BR"/>
              </w:rPr>
            </w:pPr>
            <w:r w:rsidRPr="00EE671F">
              <w:rPr>
                <w:rFonts w:ascii="Times New Roman" w:eastAsia="Times New Roman" w:hAnsi="Times New Roman"/>
                <w:b/>
                <w:bCs/>
                <w:szCs w:val="24"/>
                <w:lang w:val="pt-BR"/>
              </w:rPr>
              <w:t xml:space="preserve">          CHI NHÁNH: </w:t>
            </w:r>
            <w:r w:rsidR="00502901">
              <w:rPr>
                <w:rFonts w:ascii="Times New Roman" w:eastAsia="Times New Roman" w:hAnsi="Times New Roman"/>
                <w:b/>
                <w:bCs/>
                <w:szCs w:val="24"/>
                <w:lang w:val="pt-BR"/>
              </w:rPr>
              <w:t>..</w:t>
            </w:r>
            <w:r w:rsidRPr="00EE671F">
              <w:rPr>
                <w:rFonts w:ascii="Times New Roman" w:eastAsia="Times New Roman" w:hAnsi="Times New Roman"/>
                <w:b/>
                <w:szCs w:val="24"/>
                <w:vertAlign w:val="superscript"/>
                <w:lang w:val="pt-BR"/>
              </w:rPr>
              <w:tab/>
            </w:r>
          </w:p>
        </w:tc>
        <w:tc>
          <w:tcPr>
            <w:tcW w:w="4927" w:type="dxa"/>
            <w:shd w:val="clear" w:color="auto" w:fill="auto"/>
          </w:tcPr>
          <w:p w:rsidR="004841D7" w:rsidRPr="00EE671F" w:rsidRDefault="004841D7" w:rsidP="004841D7">
            <w:pPr>
              <w:tabs>
                <w:tab w:val="center" w:pos="7110"/>
                <w:tab w:val="right" w:pos="9360"/>
              </w:tabs>
              <w:spacing w:after="0" w:line="300" w:lineRule="auto"/>
              <w:jc w:val="both"/>
              <w:rPr>
                <w:rFonts w:ascii="Times New Roman" w:eastAsia="Times New Roman" w:hAnsi="Times New Roman"/>
                <w:b/>
                <w:sz w:val="24"/>
                <w:szCs w:val="24"/>
                <w:vertAlign w:val="superscript"/>
                <w:lang w:val="pt-BR"/>
              </w:rPr>
            </w:pPr>
          </w:p>
        </w:tc>
      </w:tr>
    </w:tbl>
    <w:p w:rsidR="004841D7" w:rsidRPr="00EE671F" w:rsidRDefault="004841D7" w:rsidP="004841D7">
      <w:pPr>
        <w:spacing w:after="0" w:line="300" w:lineRule="auto"/>
        <w:rPr>
          <w:rFonts w:ascii="Times New Roman" w:eastAsia="Times New Roman" w:hAnsi="Times New Roman"/>
          <w:vanish/>
          <w:sz w:val="24"/>
          <w:szCs w:val="24"/>
          <w:lang w:val="pt-BR"/>
        </w:rPr>
      </w:pPr>
    </w:p>
    <w:p w:rsidR="004841D7" w:rsidRPr="00EE671F" w:rsidRDefault="004841D7" w:rsidP="004841D7">
      <w:pPr>
        <w:spacing w:after="0" w:line="300" w:lineRule="auto"/>
        <w:rPr>
          <w:rFonts w:ascii="Times New Roman" w:eastAsia="Times New Roman" w:hAnsi="Times New Roman"/>
          <w:b/>
          <w:bCs/>
          <w:sz w:val="24"/>
          <w:szCs w:val="24"/>
          <w:lang w:val="pt-BR"/>
        </w:rPr>
      </w:pPr>
    </w:p>
    <w:p w:rsidR="004841D7" w:rsidRPr="00EE671F" w:rsidRDefault="004841D7" w:rsidP="004841D7">
      <w:pPr>
        <w:spacing w:after="0" w:line="300" w:lineRule="auto"/>
        <w:jc w:val="center"/>
        <w:rPr>
          <w:rFonts w:ascii="Times New Roman" w:eastAsia="Times New Roman" w:hAnsi="Times New Roman"/>
          <w:b/>
          <w:bCs/>
          <w:sz w:val="32"/>
          <w:szCs w:val="24"/>
          <w:lang w:val="pt-BR"/>
        </w:rPr>
      </w:pPr>
      <w:r w:rsidRPr="00EE671F">
        <w:rPr>
          <w:rFonts w:ascii="Times New Roman" w:eastAsia="Times New Roman" w:hAnsi="Times New Roman"/>
          <w:b/>
          <w:bCs/>
          <w:sz w:val="32"/>
          <w:szCs w:val="24"/>
          <w:lang w:val="pt-BR"/>
        </w:rPr>
        <w:t>BÁO CÁO THẨM ĐỊNH</w:t>
      </w:r>
    </w:p>
    <w:p w:rsidR="004841D7" w:rsidRPr="00EE671F" w:rsidRDefault="004841D7" w:rsidP="004841D7">
      <w:pPr>
        <w:spacing w:after="0" w:line="300" w:lineRule="auto"/>
        <w:jc w:val="center"/>
        <w:rPr>
          <w:rFonts w:ascii="Times New Roman" w:eastAsia="Times New Roman" w:hAnsi="Times New Roman"/>
          <w:b/>
          <w:bCs/>
          <w:i/>
          <w:iCs/>
          <w:sz w:val="26"/>
          <w:szCs w:val="26"/>
          <w:lang w:val="pt-BR"/>
        </w:rPr>
      </w:pPr>
      <w:r w:rsidRPr="00EE671F">
        <w:rPr>
          <w:rFonts w:ascii="Times New Roman" w:eastAsia="Times New Roman" w:hAnsi="Times New Roman"/>
          <w:b/>
          <w:bCs/>
          <w:i/>
          <w:iCs/>
          <w:sz w:val="26"/>
          <w:szCs w:val="26"/>
          <w:lang w:val="pt-BR"/>
        </w:rPr>
        <w:t>(Áp dụng đối với khách hàng pháp nhân tại Agribank nơi cho vay )</w:t>
      </w:r>
    </w:p>
    <w:p w:rsidR="004841D7" w:rsidRPr="00EE671F" w:rsidRDefault="004841D7" w:rsidP="004841D7">
      <w:pPr>
        <w:spacing w:after="0" w:line="300" w:lineRule="auto"/>
        <w:jc w:val="both"/>
        <w:rPr>
          <w:rFonts w:ascii="Times New Roman" w:eastAsia="Times New Roman" w:hAnsi="Times New Roman"/>
          <w:b/>
          <w:bCs/>
          <w:sz w:val="26"/>
          <w:szCs w:val="26"/>
          <w:lang w:val="pt-BR"/>
        </w:rPr>
      </w:pPr>
    </w:p>
    <w:p w:rsidR="004841D7" w:rsidRPr="00EE671F" w:rsidRDefault="004841D7" w:rsidP="004841D7">
      <w:pPr>
        <w:spacing w:after="0" w:line="300" w:lineRule="auto"/>
        <w:ind w:firstLine="450"/>
        <w:jc w:val="both"/>
        <w:rPr>
          <w:rFonts w:ascii="Times New Roman" w:eastAsia="Times New Roman" w:hAnsi="Times New Roman"/>
          <w:bCs/>
          <w:sz w:val="26"/>
          <w:szCs w:val="26"/>
          <w:lang w:val="pt-BR"/>
        </w:rPr>
      </w:pPr>
      <w:r w:rsidRPr="00EE671F">
        <w:rPr>
          <w:rFonts w:ascii="Times New Roman" w:eastAsia="Times New Roman" w:hAnsi="Times New Roman"/>
          <w:bCs/>
          <w:sz w:val="26"/>
          <w:szCs w:val="26"/>
          <w:lang w:val="pt-BR"/>
        </w:rPr>
        <w:t>- Căn cứ Quyết định số 226/QĐ-HĐTV- TD ngày 09/3/2017 của Hội đồng thành viên Agribank về việc ban hành quy định cho vay đối với khách hàng trong hệ thống Agribank;</w:t>
      </w:r>
    </w:p>
    <w:p w:rsidR="004841D7" w:rsidRPr="00EE671F" w:rsidRDefault="004841D7" w:rsidP="004841D7">
      <w:pPr>
        <w:spacing w:after="0" w:line="300" w:lineRule="auto"/>
        <w:ind w:firstLine="450"/>
        <w:jc w:val="both"/>
        <w:rPr>
          <w:rFonts w:ascii="Times New Roman" w:eastAsia="Times New Roman" w:hAnsi="Times New Roman"/>
          <w:bCs/>
          <w:sz w:val="26"/>
          <w:szCs w:val="26"/>
          <w:lang w:val="pt-BR"/>
        </w:rPr>
      </w:pPr>
      <w:r w:rsidRPr="00EE671F">
        <w:rPr>
          <w:rFonts w:ascii="Times New Roman" w:eastAsia="Times New Roman" w:hAnsi="Times New Roman"/>
          <w:bCs/>
          <w:sz w:val="26"/>
          <w:szCs w:val="26"/>
          <w:lang w:val="pt-BR"/>
        </w:rPr>
        <w:t>- Căn cứ quyết định số 838/QĐ-NHNo-KHL ngày 25/05/2018 của Hội đồng thành viên Agribank về việc ban hành quy định cho vay đối với khách hàng pháp nhân trong hệ thống Agribank;</w:t>
      </w:r>
    </w:p>
    <w:p w:rsidR="004841D7" w:rsidRPr="00EE671F" w:rsidRDefault="004841D7" w:rsidP="004841D7">
      <w:pPr>
        <w:spacing w:after="0" w:line="300" w:lineRule="auto"/>
        <w:ind w:firstLine="450"/>
        <w:jc w:val="both"/>
        <w:rPr>
          <w:bCs/>
          <w:sz w:val="26"/>
          <w:szCs w:val="26"/>
          <w:lang w:val="pt-BR"/>
        </w:rPr>
      </w:pPr>
      <w:r w:rsidRPr="00EE671F">
        <w:rPr>
          <w:rFonts w:ascii="Times New Roman" w:eastAsia="Times New Roman" w:hAnsi="Times New Roman"/>
          <w:bCs/>
          <w:sz w:val="26"/>
          <w:szCs w:val="26"/>
          <w:lang w:val="pt-BR"/>
        </w:rPr>
        <w:t xml:space="preserve">- Căn cứ vào hồ sơ vay vốn của: Công ty TNHH </w:t>
      </w:r>
      <w:r w:rsidR="00502901">
        <w:rPr>
          <w:rFonts w:ascii="Times New Roman" w:eastAsia="Times New Roman" w:hAnsi="Times New Roman"/>
          <w:bCs/>
          <w:sz w:val="26"/>
          <w:szCs w:val="26"/>
          <w:lang w:val="pt-BR"/>
        </w:rPr>
        <w:t>..............</w:t>
      </w:r>
      <w:r w:rsidRPr="00EE671F">
        <w:rPr>
          <w:rFonts w:ascii="Times New Roman" w:eastAsia="Times New Roman" w:hAnsi="Times New Roman"/>
          <w:bCs/>
          <w:sz w:val="26"/>
          <w:szCs w:val="26"/>
          <w:lang w:val="pt-BR"/>
        </w:rPr>
        <w:t>. Người thẩm định báo cáo kết quả thẩm định khoản vay với nội dung như sau:</w:t>
      </w:r>
    </w:p>
    <w:p w:rsidR="004841D7" w:rsidRPr="00EE671F" w:rsidRDefault="004841D7" w:rsidP="004841D7">
      <w:pPr>
        <w:spacing w:line="300" w:lineRule="auto"/>
        <w:rPr>
          <w:rFonts w:ascii="Times New Roman" w:hAnsi="Times New Roman"/>
          <w:sz w:val="26"/>
          <w:szCs w:val="26"/>
          <w:lang w:val="pt-BR"/>
        </w:rPr>
      </w:pPr>
      <w:r w:rsidRPr="00EE671F">
        <w:rPr>
          <w:rFonts w:ascii="Times New Roman" w:hAnsi="Times New Roman"/>
          <w:b/>
          <w:sz w:val="26"/>
          <w:szCs w:val="26"/>
          <w:lang w:val="pt-BR"/>
        </w:rPr>
        <w:t xml:space="preserve">I. KIỂM TRA, ĐÁNH GIÁ VỀ HỒ SƠ VAY VỐN </w:t>
      </w:r>
    </w:p>
    <w:p w:rsidR="004841D7" w:rsidRPr="00EE671F" w:rsidRDefault="004841D7" w:rsidP="004841D7">
      <w:pPr>
        <w:spacing w:line="300" w:lineRule="auto"/>
        <w:jc w:val="both"/>
        <w:rPr>
          <w:rFonts w:ascii="Times New Roman" w:hAnsi="Times New Roman"/>
          <w:sz w:val="26"/>
          <w:szCs w:val="26"/>
          <w:lang w:val="pt-BR"/>
        </w:rPr>
      </w:pPr>
      <w:r w:rsidRPr="00EE671F">
        <w:rPr>
          <w:rFonts w:ascii="Times New Roman" w:hAnsi="Times New Roman"/>
          <w:sz w:val="26"/>
          <w:szCs w:val="26"/>
          <w:lang w:val="pt-BR"/>
        </w:rPr>
        <w:t>Bộ hồ sơ vay vốn :</w:t>
      </w:r>
    </w:p>
    <w:p w:rsidR="004841D7" w:rsidRPr="00EE671F" w:rsidRDefault="004841D7" w:rsidP="004841D7">
      <w:pPr>
        <w:spacing w:line="300" w:lineRule="auto"/>
        <w:jc w:val="both"/>
        <w:rPr>
          <w:rFonts w:ascii="Times New Roman" w:hAnsi="Times New Roman"/>
          <w:sz w:val="26"/>
          <w:szCs w:val="26"/>
          <w:lang w:val="pt-BR"/>
        </w:rPr>
      </w:pPr>
      <w:r w:rsidRPr="00EE671F">
        <w:rPr>
          <w:rFonts w:ascii="Times New Roman" w:hAnsi="Times New Roman"/>
          <w:sz w:val="26"/>
          <w:szCs w:val="26"/>
          <w:lang w:val="pt-BR"/>
        </w:rPr>
        <w:t>+ Hồ sơ tín dụng: Phương án sử dụng vốn của khách hàng</w:t>
      </w:r>
    </w:p>
    <w:p w:rsidR="004841D7" w:rsidRPr="00EE671F" w:rsidRDefault="004841D7" w:rsidP="004841D7">
      <w:pPr>
        <w:spacing w:line="300" w:lineRule="auto"/>
        <w:jc w:val="both"/>
        <w:rPr>
          <w:rFonts w:ascii="Times New Roman" w:hAnsi="Times New Roman"/>
          <w:sz w:val="26"/>
          <w:szCs w:val="26"/>
          <w:lang w:val="pt-BR"/>
        </w:rPr>
      </w:pPr>
      <w:r w:rsidRPr="00EE671F">
        <w:rPr>
          <w:rFonts w:ascii="Times New Roman" w:hAnsi="Times New Roman"/>
          <w:sz w:val="26"/>
          <w:szCs w:val="26"/>
          <w:lang w:val="pt-BR"/>
        </w:rPr>
        <w:t>+ Hồ sơ kinh tế: Hợp đồng khung đầu vào, đầu ra, báo cáo tài chính 2 năm liền kề, báo cáo tài chính đến 31.05.2018</w:t>
      </w:r>
    </w:p>
    <w:p w:rsidR="004841D7" w:rsidRPr="00EE671F" w:rsidRDefault="004841D7" w:rsidP="004841D7">
      <w:pPr>
        <w:spacing w:line="300" w:lineRule="auto"/>
        <w:jc w:val="both"/>
        <w:rPr>
          <w:rFonts w:ascii="Times New Roman" w:hAnsi="Times New Roman"/>
          <w:sz w:val="26"/>
          <w:szCs w:val="26"/>
          <w:lang w:val="pt-BR"/>
        </w:rPr>
      </w:pPr>
      <w:r w:rsidRPr="00EE671F">
        <w:rPr>
          <w:rFonts w:ascii="Times New Roman" w:hAnsi="Times New Roman"/>
          <w:sz w:val="26"/>
          <w:szCs w:val="26"/>
          <w:lang w:val="pt-BR"/>
        </w:rPr>
        <w:t>+ Hồ sơ tài sản đảm bảo: Hợp đồng thế chấp, đăng ký giao dịch đảm bảo, giấy chứng nhận quyền sử dụng đất, biên bản định giá</w:t>
      </w:r>
    </w:p>
    <w:p w:rsidR="004841D7" w:rsidRPr="00EE671F" w:rsidRDefault="004841D7" w:rsidP="004841D7">
      <w:pPr>
        <w:spacing w:line="300" w:lineRule="auto"/>
        <w:jc w:val="both"/>
        <w:rPr>
          <w:rFonts w:ascii="Times New Roman" w:hAnsi="Times New Roman"/>
          <w:sz w:val="26"/>
          <w:szCs w:val="26"/>
          <w:lang w:val="pt-BR"/>
        </w:rPr>
      </w:pPr>
      <w:r w:rsidRPr="00EE671F">
        <w:rPr>
          <w:rFonts w:ascii="Times New Roman" w:hAnsi="Times New Roman"/>
          <w:sz w:val="26"/>
          <w:szCs w:val="26"/>
          <w:lang w:val="pt-BR"/>
        </w:rPr>
        <w:t>+Hồ sơ pháp lý: Giấy CN ĐKKD, đăng ký mẫu dấu, điều lệ công ty, quyết định bổ nhiệm người phụ trách kế toán,...</w:t>
      </w:r>
    </w:p>
    <w:p w:rsidR="004841D7" w:rsidRPr="00EE671F" w:rsidRDefault="004841D7" w:rsidP="004841D7">
      <w:pPr>
        <w:spacing w:line="300" w:lineRule="auto"/>
        <w:jc w:val="both"/>
        <w:rPr>
          <w:rFonts w:ascii="Times New Roman" w:hAnsi="Times New Roman"/>
          <w:sz w:val="26"/>
          <w:szCs w:val="26"/>
          <w:lang w:val="pt-BR"/>
        </w:rPr>
      </w:pPr>
      <w:r w:rsidRPr="00EE671F">
        <w:rPr>
          <w:rFonts w:ascii="Times New Roman" w:hAnsi="Times New Roman"/>
          <w:sz w:val="26"/>
          <w:szCs w:val="26"/>
          <w:u w:val="single"/>
          <w:lang w:val="pt-BR"/>
        </w:rPr>
        <w:t xml:space="preserve"> Nhận xét</w:t>
      </w:r>
      <w:r w:rsidRPr="00EE671F">
        <w:rPr>
          <w:rFonts w:ascii="Times New Roman" w:hAnsi="Times New Roman"/>
          <w:sz w:val="26"/>
          <w:szCs w:val="26"/>
          <w:lang w:val="pt-BR"/>
        </w:rPr>
        <w:t xml:space="preserve"> : Hồ sơ vay vốn đầy đủ, hợp lệ và hợp pháp theo quy định. </w:t>
      </w:r>
    </w:p>
    <w:p w:rsidR="004841D7" w:rsidRPr="00EE671F" w:rsidRDefault="004841D7" w:rsidP="004841D7">
      <w:pPr>
        <w:spacing w:line="300" w:lineRule="auto"/>
        <w:jc w:val="both"/>
        <w:rPr>
          <w:rFonts w:ascii="Times New Roman" w:hAnsi="Times New Roman"/>
          <w:b/>
          <w:sz w:val="26"/>
          <w:szCs w:val="26"/>
          <w:lang w:val="pt-BR"/>
        </w:rPr>
      </w:pPr>
      <w:r w:rsidRPr="00EE671F">
        <w:rPr>
          <w:rFonts w:ascii="Times New Roman" w:hAnsi="Times New Roman"/>
          <w:b/>
          <w:sz w:val="26"/>
          <w:szCs w:val="26"/>
          <w:lang w:val="pt-BR"/>
        </w:rPr>
        <w:t>II.THẨM ĐỊNH NĂNG LỰC PHÁP LUẬT DÂN SỰ, HÀNH VI DÂN SỰ CỦA KHÁCH HÀNG</w:t>
      </w:r>
    </w:p>
    <w:p w:rsidR="004841D7" w:rsidRPr="00EE671F" w:rsidRDefault="004841D7" w:rsidP="004841D7">
      <w:pPr>
        <w:spacing w:line="300" w:lineRule="auto"/>
        <w:jc w:val="both"/>
        <w:rPr>
          <w:rFonts w:ascii="Times New Roman" w:hAnsi="Times New Roman"/>
          <w:b/>
          <w:sz w:val="26"/>
          <w:szCs w:val="26"/>
          <w:lang w:val="pt-BR"/>
        </w:rPr>
      </w:pPr>
      <w:r w:rsidRPr="00EE671F">
        <w:rPr>
          <w:rFonts w:ascii="Times New Roman" w:hAnsi="Times New Roman"/>
          <w:b/>
          <w:bCs/>
          <w:sz w:val="26"/>
          <w:szCs w:val="26"/>
        </w:rPr>
        <w:t>1.Thông tin chung về khách hàng</w:t>
      </w:r>
    </w:p>
    <w:p w:rsidR="004841D7" w:rsidRPr="00EE671F" w:rsidRDefault="004841D7" w:rsidP="004841D7">
      <w:pPr>
        <w:tabs>
          <w:tab w:val="left" w:pos="1683"/>
        </w:tabs>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xml:space="preserve">- Tên khách hàng:  </w:t>
      </w:r>
      <w:r w:rsidRPr="00EE671F">
        <w:rPr>
          <w:rFonts w:ascii="Times New Roman" w:eastAsia="Times New Roman" w:hAnsi="Times New Roman"/>
          <w:b/>
          <w:sz w:val="26"/>
          <w:szCs w:val="26"/>
          <w:lang w:val="pt-BR"/>
        </w:rPr>
        <w:t xml:space="preserve">CÔNG TY TNHH </w:t>
      </w:r>
      <w:r w:rsidR="00502901">
        <w:rPr>
          <w:rFonts w:ascii="Times New Roman" w:eastAsia="Times New Roman" w:hAnsi="Times New Roman"/>
          <w:b/>
          <w:sz w:val="26"/>
          <w:szCs w:val="26"/>
          <w:lang w:val="pt-BR"/>
        </w:rPr>
        <w:t>......</w:t>
      </w:r>
    </w:p>
    <w:p w:rsidR="004841D7" w:rsidRPr="00EE671F" w:rsidRDefault="004841D7" w:rsidP="004841D7">
      <w:pPr>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xml:space="preserve">- Trụ sở giao dịch: </w:t>
      </w:r>
      <w:r w:rsidR="00502901">
        <w:rPr>
          <w:rFonts w:ascii="Times New Roman" w:eastAsia="Times New Roman" w:hAnsi="Times New Roman"/>
          <w:sz w:val="26"/>
          <w:szCs w:val="26"/>
          <w:lang w:val="pt-BR"/>
        </w:rPr>
        <w:t>............</w:t>
      </w:r>
      <w:r w:rsidRPr="00EE671F">
        <w:rPr>
          <w:rFonts w:ascii="Times New Roman" w:eastAsia="Times New Roman" w:hAnsi="Times New Roman"/>
          <w:sz w:val="26"/>
          <w:szCs w:val="26"/>
          <w:lang w:val="pt-BR"/>
        </w:rPr>
        <w:t xml:space="preserve"> Hà Nội.</w:t>
      </w:r>
    </w:p>
    <w:p w:rsidR="004841D7" w:rsidRPr="00EE671F" w:rsidRDefault="004841D7" w:rsidP="004841D7">
      <w:pPr>
        <w:spacing w:after="0" w:line="300" w:lineRule="auto"/>
        <w:ind w:left="360"/>
        <w:jc w:val="both"/>
        <w:rPr>
          <w:rFonts w:ascii="Times New Roman" w:hAnsi="Times New Roman"/>
          <w:sz w:val="26"/>
          <w:szCs w:val="26"/>
          <w:lang w:val="pt-BR"/>
        </w:rPr>
      </w:pPr>
      <w:r w:rsidRPr="00EE671F">
        <w:rPr>
          <w:rFonts w:ascii="Times New Roman" w:hAnsi="Times New Roman"/>
          <w:sz w:val="26"/>
          <w:szCs w:val="26"/>
          <w:lang w:val="pt-BR"/>
        </w:rPr>
        <w:lastRenderedPageBreak/>
        <w:t xml:space="preserve">  - Giấy chứng nhận đăng ký kinh doanh công ty TNHH MTV, số </w:t>
      </w:r>
      <w:r w:rsidR="00502901">
        <w:rPr>
          <w:rFonts w:ascii="Times New Roman" w:hAnsi="Times New Roman"/>
          <w:sz w:val="26"/>
          <w:szCs w:val="26"/>
          <w:lang w:val="pt-BR"/>
        </w:rPr>
        <w:t>...</w:t>
      </w:r>
      <w:r w:rsidRPr="00EE671F">
        <w:rPr>
          <w:rFonts w:ascii="Times New Roman" w:hAnsi="Times New Roman"/>
          <w:sz w:val="26"/>
          <w:szCs w:val="26"/>
          <w:lang w:val="pt-BR"/>
        </w:rPr>
        <w:t xml:space="preserve"> do Sở Kế hoạch đầu tư Thành Phố Hà Nội cấp đăng ký lần đầu ngày 23 tháng 09 năm 2009.</w:t>
      </w:r>
    </w:p>
    <w:p w:rsidR="004841D7" w:rsidRPr="00EE671F" w:rsidRDefault="004841D7" w:rsidP="004841D7">
      <w:pPr>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xml:space="preserve">- </w:t>
      </w:r>
      <w:r w:rsidRPr="00EE671F">
        <w:rPr>
          <w:rFonts w:ascii="Times New Roman" w:eastAsia="Times New Roman" w:hAnsi="Times New Roman"/>
          <w:b/>
          <w:sz w:val="26"/>
          <w:szCs w:val="26"/>
          <w:lang w:val="pt-BR"/>
        </w:rPr>
        <w:t>Ngành nghề sản xuất kinh doanh:</w:t>
      </w:r>
      <w:r w:rsidRPr="00EE671F">
        <w:rPr>
          <w:rFonts w:ascii="Times New Roman" w:eastAsia="Times New Roman" w:hAnsi="Times New Roman"/>
          <w:sz w:val="26"/>
          <w:szCs w:val="26"/>
          <w:lang w:val="pt-BR"/>
        </w:rPr>
        <w:t xml:space="preserve"> </w:t>
      </w:r>
    </w:p>
    <w:p w:rsidR="004841D7" w:rsidRPr="00EE671F" w:rsidRDefault="004841D7" w:rsidP="004841D7">
      <w:pPr>
        <w:numPr>
          <w:ilvl w:val="0"/>
          <w:numId w:val="9"/>
        </w:numPr>
        <w:spacing w:after="0" w:line="300" w:lineRule="auto"/>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Thi công công trình xây dựng dân dụng, công nghiệp, giao thông, thủy lợi, cấp thoát nước….</w:t>
      </w:r>
    </w:p>
    <w:p w:rsidR="004841D7" w:rsidRPr="00EE671F" w:rsidRDefault="004841D7" w:rsidP="004841D7">
      <w:pPr>
        <w:numPr>
          <w:ilvl w:val="0"/>
          <w:numId w:val="9"/>
        </w:numPr>
        <w:spacing w:after="0" w:line="300" w:lineRule="auto"/>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Bán buôn bán lẻ vật liệu xây dựng</w:t>
      </w:r>
    </w:p>
    <w:p w:rsidR="004841D7" w:rsidRPr="00EE671F" w:rsidRDefault="004841D7" w:rsidP="004841D7">
      <w:pPr>
        <w:numPr>
          <w:ilvl w:val="0"/>
          <w:numId w:val="9"/>
        </w:numPr>
        <w:spacing w:after="0" w:line="300" w:lineRule="auto"/>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Chuẩn bị mặt bằng hạ tầng xây dựng; san lấp mặt bằng;</w:t>
      </w:r>
    </w:p>
    <w:p w:rsidR="004841D7" w:rsidRPr="00EE671F" w:rsidRDefault="004841D7" w:rsidP="004841D7">
      <w:pPr>
        <w:numPr>
          <w:ilvl w:val="0"/>
          <w:numId w:val="9"/>
        </w:numPr>
        <w:spacing w:after="0" w:line="300" w:lineRule="auto"/>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Đầu tư dự án kinh doanh bất động sản;</w:t>
      </w:r>
    </w:p>
    <w:p w:rsidR="004841D7" w:rsidRPr="00EE671F" w:rsidRDefault="004841D7" w:rsidP="004841D7">
      <w:pPr>
        <w:numPr>
          <w:ilvl w:val="0"/>
          <w:numId w:val="9"/>
        </w:numPr>
        <w:spacing w:after="0" w:line="300" w:lineRule="auto"/>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Mua bán, cho thuê máy công trình, máy xúc, máy ủi, máy lu, xe vận tải…</w:t>
      </w:r>
    </w:p>
    <w:p w:rsidR="004841D7" w:rsidRPr="00EE671F" w:rsidRDefault="004841D7" w:rsidP="004841D7">
      <w:pPr>
        <w:numPr>
          <w:ilvl w:val="0"/>
          <w:numId w:val="9"/>
        </w:numPr>
        <w:spacing w:after="0" w:line="300" w:lineRule="auto"/>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Bán buôn máy móc, thiết bị và phụ tùng máy khai khoáng, xây dựng, máy nông nghiệp, máy khác…</w:t>
      </w:r>
    </w:p>
    <w:p w:rsidR="004841D7" w:rsidRPr="00EE671F" w:rsidRDefault="004841D7" w:rsidP="004841D7">
      <w:pPr>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xml:space="preserve">- Người đại diện DN :Bà Phùng Thị Hương Mai - Chức vụ: giám đốc </w:t>
      </w:r>
    </w:p>
    <w:p w:rsidR="004841D7" w:rsidRPr="00EE671F" w:rsidRDefault="004841D7" w:rsidP="004841D7">
      <w:pPr>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ab/>
        <w:t>Chứng minh nhân dân số 111.838.301 do Công An Tình Hà Tây cấp ngày 19/03/2002.</w:t>
      </w:r>
    </w:p>
    <w:p w:rsidR="004841D7" w:rsidRPr="00EE671F" w:rsidRDefault="004841D7" w:rsidP="004841D7">
      <w:pPr>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ab/>
        <w:t xml:space="preserve">Nơi đăng ký hộ khẩu thường trú: Thanh Vỵ, Thanh Mỹ, </w:t>
      </w:r>
      <w:r w:rsidR="00502901">
        <w:rPr>
          <w:rFonts w:ascii="Times New Roman" w:eastAsia="Times New Roman" w:hAnsi="Times New Roman"/>
          <w:sz w:val="26"/>
          <w:szCs w:val="26"/>
          <w:lang w:val="pt-BR"/>
        </w:rPr>
        <w:t>..............</w:t>
      </w:r>
      <w:r w:rsidRPr="00EE671F">
        <w:rPr>
          <w:rFonts w:ascii="Times New Roman" w:eastAsia="Times New Roman" w:hAnsi="Times New Roman"/>
          <w:sz w:val="26"/>
          <w:szCs w:val="26"/>
          <w:lang w:val="pt-BR"/>
        </w:rPr>
        <w:t>, Hà Nội</w:t>
      </w:r>
    </w:p>
    <w:p w:rsidR="004841D7" w:rsidRPr="00EE671F" w:rsidRDefault="004841D7" w:rsidP="004841D7">
      <w:pPr>
        <w:spacing w:after="0" w:line="300" w:lineRule="auto"/>
        <w:ind w:firstLine="567"/>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ab/>
      </w:r>
      <w:r w:rsidRPr="00EE671F">
        <w:rPr>
          <w:rFonts w:ascii="Times New Roman" w:eastAsia="Times New Roman" w:hAnsi="Times New Roman"/>
          <w:sz w:val="26"/>
          <w:szCs w:val="26"/>
          <w:lang w:val="pt-BR"/>
        </w:rPr>
        <w:tab/>
        <w:t>Số điện thoại 0168.594.1986</w:t>
      </w:r>
    </w:p>
    <w:p w:rsidR="004841D7" w:rsidRPr="00EE671F" w:rsidRDefault="004841D7" w:rsidP="004841D7">
      <w:pPr>
        <w:spacing w:after="0" w:line="300" w:lineRule="auto"/>
        <w:ind w:firstLine="567"/>
        <w:jc w:val="both"/>
        <w:rPr>
          <w:rFonts w:ascii="Times New Roman" w:eastAsia="Times New Roman" w:hAnsi="Times New Roman"/>
          <w:i/>
          <w:sz w:val="26"/>
          <w:szCs w:val="26"/>
          <w:lang w:val="pt-BR"/>
        </w:rPr>
      </w:pPr>
      <w:r w:rsidRPr="00EE671F">
        <w:rPr>
          <w:rFonts w:ascii="Times New Roman" w:eastAsia="Times New Roman" w:hAnsi="Times New Roman"/>
          <w:sz w:val="26"/>
          <w:szCs w:val="26"/>
          <w:lang w:val="pt-BR"/>
        </w:rPr>
        <w:t xml:space="preserve">- Vốn điều lệ </w:t>
      </w:r>
      <w:r w:rsidR="00502901">
        <w:rPr>
          <w:rFonts w:ascii="Times New Roman" w:eastAsia="Times New Roman" w:hAnsi="Times New Roman"/>
          <w:b/>
          <w:sz w:val="26"/>
          <w:szCs w:val="26"/>
          <w:lang w:val="pt-BR"/>
        </w:rPr>
        <w:t>.......</w:t>
      </w:r>
      <w:r w:rsidRPr="00EE671F">
        <w:rPr>
          <w:rFonts w:ascii="Times New Roman" w:eastAsia="Times New Roman" w:hAnsi="Times New Roman"/>
          <w:b/>
          <w:sz w:val="26"/>
          <w:szCs w:val="26"/>
          <w:lang w:val="pt-BR"/>
        </w:rPr>
        <w:t>.0000</w:t>
      </w:r>
      <w:r w:rsidRPr="00EE671F">
        <w:rPr>
          <w:rFonts w:ascii="Times New Roman" w:eastAsia="Times New Roman" w:hAnsi="Times New Roman"/>
          <w:sz w:val="26"/>
          <w:szCs w:val="26"/>
          <w:lang w:val="pt-BR"/>
        </w:rPr>
        <w:t xml:space="preserve"> đ (</w:t>
      </w:r>
      <w:r w:rsidR="00502901">
        <w:rPr>
          <w:rFonts w:ascii="Times New Roman" w:eastAsia="Times New Roman" w:hAnsi="Times New Roman"/>
          <w:i/>
          <w:sz w:val="26"/>
          <w:szCs w:val="26"/>
          <w:lang w:val="pt-BR"/>
        </w:rPr>
        <w:t>.........</w:t>
      </w:r>
      <w:r w:rsidRPr="00EE671F">
        <w:rPr>
          <w:rFonts w:ascii="Times New Roman" w:eastAsia="Times New Roman" w:hAnsi="Times New Roman"/>
          <w:i/>
          <w:sz w:val="26"/>
          <w:szCs w:val="26"/>
          <w:lang w:val="pt-BR"/>
        </w:rPr>
        <w:t xml:space="preserve"> lăm tỷ đồng )</w:t>
      </w:r>
    </w:p>
    <w:p w:rsidR="004841D7" w:rsidRPr="00EE671F" w:rsidRDefault="004841D7" w:rsidP="004841D7">
      <w:pPr>
        <w:spacing w:after="0" w:line="300" w:lineRule="auto"/>
        <w:ind w:firstLine="567"/>
        <w:jc w:val="both"/>
        <w:rPr>
          <w:rFonts w:ascii="Times New Roman" w:eastAsia="Times New Roman" w:hAnsi="Times New Roman"/>
          <w:i/>
          <w:sz w:val="26"/>
          <w:szCs w:val="26"/>
          <w:lang w:val="pt-BR"/>
        </w:rPr>
      </w:pPr>
      <w:r w:rsidRPr="00EE671F">
        <w:rPr>
          <w:rFonts w:ascii="Times New Roman" w:eastAsia="Times New Roman" w:hAnsi="Times New Roman"/>
          <w:sz w:val="26"/>
          <w:szCs w:val="26"/>
          <w:lang w:val="pt-BR"/>
        </w:rPr>
        <w:t xml:space="preserve">- Vốn pháp định: </w:t>
      </w:r>
      <w:r w:rsidR="00502901">
        <w:rPr>
          <w:rFonts w:ascii="Times New Roman" w:eastAsia="Times New Roman" w:hAnsi="Times New Roman"/>
          <w:sz w:val="26"/>
          <w:szCs w:val="26"/>
          <w:lang w:val="pt-BR"/>
        </w:rPr>
        <w:t>.......</w:t>
      </w:r>
      <w:r w:rsidRPr="00EE671F">
        <w:rPr>
          <w:rFonts w:ascii="Times New Roman" w:eastAsia="Times New Roman" w:hAnsi="Times New Roman"/>
          <w:sz w:val="26"/>
          <w:szCs w:val="26"/>
          <w:lang w:val="pt-BR"/>
        </w:rPr>
        <w:t>000.000 đồng</w:t>
      </w:r>
      <w:r w:rsidRPr="00EE671F">
        <w:rPr>
          <w:rFonts w:ascii="Times New Roman" w:eastAsia="Times New Roman" w:hAnsi="Times New Roman"/>
          <w:i/>
          <w:sz w:val="26"/>
          <w:szCs w:val="26"/>
          <w:lang w:val="pt-BR"/>
        </w:rPr>
        <w:t xml:space="preserve"> ( </w:t>
      </w:r>
      <w:r w:rsidR="00502901">
        <w:rPr>
          <w:rFonts w:ascii="Times New Roman" w:eastAsia="Times New Roman" w:hAnsi="Times New Roman"/>
          <w:i/>
          <w:sz w:val="26"/>
          <w:szCs w:val="26"/>
          <w:lang w:val="pt-BR"/>
        </w:rPr>
        <w:t>.........</w:t>
      </w:r>
      <w:r w:rsidRPr="00EE671F">
        <w:rPr>
          <w:rFonts w:ascii="Times New Roman" w:eastAsia="Times New Roman" w:hAnsi="Times New Roman"/>
          <w:i/>
          <w:sz w:val="26"/>
          <w:szCs w:val="26"/>
          <w:lang w:val="pt-BR"/>
        </w:rPr>
        <w:t xml:space="preserve"> tỷ đồng)</w:t>
      </w:r>
    </w:p>
    <w:p w:rsidR="004841D7" w:rsidRPr="00EE671F" w:rsidRDefault="004841D7" w:rsidP="004841D7">
      <w:pPr>
        <w:spacing w:after="0" w:line="300" w:lineRule="auto"/>
        <w:contextualSpacing/>
        <w:jc w:val="both"/>
        <w:rPr>
          <w:rFonts w:ascii="Times New Roman" w:hAnsi="Times New Roman"/>
          <w:sz w:val="26"/>
          <w:szCs w:val="26"/>
          <w:lang w:val="pt-BR"/>
        </w:rPr>
      </w:pPr>
      <w:r w:rsidRPr="00EE671F">
        <w:rPr>
          <w:rFonts w:ascii="Times New Roman" w:hAnsi="Times New Roman"/>
          <w:b/>
          <w:sz w:val="26"/>
          <w:szCs w:val="26"/>
          <w:lang w:val="pt-BR"/>
        </w:rPr>
        <w:t xml:space="preserve">Cơ </w:t>
      </w:r>
      <w:r w:rsidRPr="00EE671F">
        <w:rPr>
          <w:rFonts w:ascii="Times New Roman" w:hAnsi="Times New Roman"/>
          <w:b/>
          <w:bCs/>
          <w:sz w:val="26"/>
          <w:szCs w:val="26"/>
          <w:lang w:val="pt-BR"/>
        </w:rPr>
        <w:t>cấu</w:t>
      </w:r>
      <w:r w:rsidRPr="00EE671F">
        <w:rPr>
          <w:rFonts w:ascii="Times New Roman" w:hAnsi="Times New Roman"/>
          <w:b/>
          <w:sz w:val="26"/>
          <w:szCs w:val="26"/>
          <w:lang w:val="pt-BR"/>
        </w:rPr>
        <w:t xml:space="preserve"> vốn chủ sở hữu hiện tại:</w:t>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r>
      <w:r w:rsidRPr="00EE671F">
        <w:rPr>
          <w:rFonts w:ascii="Times New Roman" w:hAnsi="Times New Roman"/>
          <w:sz w:val="26"/>
          <w:szCs w:val="26"/>
          <w:lang w:val="pt-BR"/>
        </w:rPr>
        <w:tab/>
        <w:t xml:space="preserve">                                                                            Đơn vị: Triệu đồng</w:t>
      </w:r>
    </w:p>
    <w:tbl>
      <w:tblPr>
        <w:tblW w:w="9021" w:type="dxa"/>
        <w:tblInd w:w="18" w:type="dxa"/>
        <w:tblBorders>
          <w:top w:val="dotted" w:sz="4" w:space="0" w:color="auto"/>
          <w:bottom w:val="dotted" w:sz="4" w:space="0" w:color="auto"/>
          <w:insideH w:val="dotted" w:sz="4" w:space="0" w:color="auto"/>
        </w:tblBorders>
        <w:tblLayout w:type="fixed"/>
        <w:tblLook w:val="01E0"/>
      </w:tblPr>
      <w:tblGrid>
        <w:gridCol w:w="799"/>
        <w:gridCol w:w="2410"/>
        <w:gridCol w:w="1843"/>
        <w:gridCol w:w="1559"/>
        <w:gridCol w:w="1276"/>
        <w:gridCol w:w="1134"/>
      </w:tblGrid>
      <w:tr w:rsidR="004841D7" w:rsidRPr="00EE671F" w:rsidTr="00D014E6">
        <w:trPr>
          <w:tblHeader/>
        </w:trPr>
        <w:tc>
          <w:tcPr>
            <w:tcW w:w="799"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b/>
                <w:lang w:val="pt-BR"/>
              </w:rPr>
            </w:pPr>
            <w:r w:rsidRPr="00EE671F">
              <w:rPr>
                <w:rFonts w:ascii="Times New Roman" w:eastAsia="Times New Roman" w:hAnsi="Times New Roman"/>
                <w:b/>
                <w:lang w:val="pt-BR"/>
              </w:rPr>
              <w:t>STT</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 w:val="24"/>
                <w:szCs w:val="24"/>
                <w:lang w:val="pt-BR"/>
              </w:rPr>
              <w:t>Tên Thanh viên</w:t>
            </w:r>
          </w:p>
        </w:tc>
        <w:tc>
          <w:tcPr>
            <w:tcW w:w="1843" w:type="dxa"/>
            <w:tcBorders>
              <w:top w:val="single" w:sz="4" w:space="0" w:color="auto"/>
              <w:left w:val="single" w:sz="4" w:space="0" w:color="auto"/>
              <w:bottom w:val="single" w:sz="4" w:space="0" w:color="auto"/>
              <w:right w:val="single" w:sz="4" w:space="0" w:color="auto"/>
            </w:tcBorders>
            <w:vAlign w:val="center"/>
          </w:tcPr>
          <w:p w:rsidR="004841D7" w:rsidRPr="00EE671F" w:rsidRDefault="004841D7" w:rsidP="004841D7">
            <w:pPr>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 w:val="24"/>
                <w:szCs w:val="24"/>
                <w:lang w:val="pt-BR"/>
              </w:rPr>
              <w:t>Giấy CMND</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 w:val="24"/>
                <w:szCs w:val="24"/>
                <w:lang w:val="pt-BR"/>
              </w:rPr>
              <w:t>Địa chỉ</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 w:val="24"/>
                <w:szCs w:val="24"/>
                <w:lang w:val="pt-BR"/>
              </w:rPr>
              <w:t>Giá trị vốn góp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 w:val="24"/>
                <w:szCs w:val="24"/>
                <w:lang w:val="pt-BR"/>
              </w:rPr>
              <w:t>Tỷ lệ</w:t>
            </w:r>
          </w:p>
          <w:p w:rsidR="004841D7" w:rsidRPr="00EE671F" w:rsidRDefault="004841D7" w:rsidP="004841D7">
            <w:pPr>
              <w:spacing w:after="0" w:line="300" w:lineRule="auto"/>
              <w:jc w:val="center"/>
              <w:rPr>
                <w:rFonts w:ascii="Times New Roman" w:eastAsia="Times New Roman" w:hAnsi="Times New Roman"/>
                <w:b/>
                <w:sz w:val="24"/>
                <w:szCs w:val="24"/>
                <w:lang w:val="pt-BR"/>
              </w:rPr>
            </w:pPr>
            <w:r w:rsidRPr="00EE671F">
              <w:rPr>
                <w:rFonts w:ascii="Times New Roman" w:eastAsia="Times New Roman" w:hAnsi="Times New Roman"/>
                <w:b/>
                <w:sz w:val="24"/>
                <w:szCs w:val="24"/>
                <w:lang w:val="pt-BR"/>
              </w:rPr>
              <w:t>(%)</w:t>
            </w:r>
          </w:p>
        </w:tc>
      </w:tr>
      <w:tr w:rsidR="004841D7" w:rsidRPr="00EE671F" w:rsidTr="00D014E6">
        <w:tc>
          <w:tcPr>
            <w:tcW w:w="799"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sz w:val="24"/>
                <w:szCs w:val="24"/>
                <w:lang w:val="pt-BR"/>
              </w:rPr>
            </w:pPr>
            <w:r w:rsidRPr="00EE671F">
              <w:rPr>
                <w:rFonts w:ascii="Times New Roman" w:eastAsia="Times New Roman" w:hAnsi="Times New Roman"/>
                <w:sz w:val="24"/>
                <w:szCs w:val="24"/>
                <w:lang w:val="pt-BR"/>
              </w:rPr>
              <w:t>1</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sz w:val="24"/>
                <w:szCs w:val="24"/>
                <w:lang w:val="pt-BR"/>
              </w:rPr>
            </w:pPr>
            <w:r w:rsidRPr="00EE671F">
              <w:rPr>
                <w:rFonts w:ascii="Times New Roman" w:eastAsia="Times New Roman" w:hAnsi="Times New Roman"/>
                <w:sz w:val="24"/>
                <w:szCs w:val="24"/>
                <w:lang w:val="pt-BR"/>
              </w:rPr>
              <w:t>Phùng Thị Hương Mai</w:t>
            </w:r>
          </w:p>
        </w:tc>
        <w:tc>
          <w:tcPr>
            <w:tcW w:w="1843" w:type="dxa"/>
            <w:tcBorders>
              <w:top w:val="single" w:sz="4" w:space="0" w:color="auto"/>
              <w:left w:val="single" w:sz="4" w:space="0" w:color="auto"/>
              <w:bottom w:val="single" w:sz="4" w:space="0" w:color="auto"/>
              <w:right w:val="single" w:sz="4" w:space="0" w:color="auto"/>
            </w:tcBorders>
            <w:vAlign w:val="center"/>
          </w:tcPr>
          <w:p w:rsidR="004841D7" w:rsidRPr="00EE671F" w:rsidRDefault="00502901" w:rsidP="004841D7">
            <w:pPr>
              <w:spacing w:after="0" w:line="300" w:lineRule="auto"/>
              <w:jc w:val="right"/>
              <w:rPr>
                <w:rFonts w:ascii="Times New Roman" w:eastAsia="Times New Roman" w:hAnsi="Times New Roman"/>
                <w:sz w:val="24"/>
                <w:szCs w:val="24"/>
                <w:lang w:val="pt-BR"/>
              </w:rPr>
            </w:pPr>
            <w:r>
              <w:rPr>
                <w:rFonts w:ascii="Times New Roman" w:eastAsia="Times New Roman"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center"/>
              <w:rPr>
                <w:rFonts w:ascii="Times New Roman" w:eastAsia="Times New Roman" w:hAnsi="Times New Roman"/>
                <w:sz w:val="24"/>
                <w:szCs w:val="24"/>
                <w:lang w:val="pt-BR"/>
              </w:rPr>
            </w:pPr>
            <w:r w:rsidRPr="00EE671F">
              <w:rPr>
                <w:rFonts w:ascii="Times New Roman" w:eastAsia="Times New Roman" w:hAnsi="Times New Roman"/>
                <w:sz w:val="24"/>
                <w:szCs w:val="24"/>
                <w:lang w:val="pt-BR"/>
              </w:rPr>
              <w:t>Thanh Mỹ, ST, HN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right"/>
              <w:rPr>
                <w:rFonts w:ascii="Times New Roman" w:eastAsia="Times New Roman" w:hAnsi="Times New Roman"/>
                <w:sz w:val="24"/>
                <w:szCs w:val="24"/>
                <w:lang w:val="pt-BR"/>
              </w:rPr>
            </w:pPr>
            <w:r w:rsidRPr="00EE671F">
              <w:rPr>
                <w:rFonts w:ascii="Times New Roman" w:eastAsia="Times New Roman" w:hAnsi="Times New Roman"/>
                <w:sz w:val="24"/>
                <w:szCs w:val="24"/>
                <w:lang w:val="pt-BR"/>
              </w:rPr>
              <w:t>35.000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4841D7" w:rsidRPr="00EE671F" w:rsidRDefault="004841D7" w:rsidP="004841D7">
            <w:pPr>
              <w:spacing w:after="0" w:line="300" w:lineRule="auto"/>
              <w:jc w:val="right"/>
              <w:rPr>
                <w:rFonts w:ascii="Times New Roman" w:eastAsia="Times New Roman" w:hAnsi="Times New Roman"/>
                <w:sz w:val="24"/>
                <w:szCs w:val="24"/>
                <w:lang w:val="pt-BR"/>
              </w:rPr>
            </w:pPr>
            <w:r w:rsidRPr="00EE671F">
              <w:rPr>
                <w:rFonts w:ascii="Times New Roman" w:eastAsia="Times New Roman" w:hAnsi="Times New Roman"/>
                <w:sz w:val="24"/>
                <w:szCs w:val="24"/>
                <w:lang w:val="pt-BR"/>
              </w:rPr>
              <w:t>100%</w:t>
            </w:r>
          </w:p>
        </w:tc>
      </w:tr>
    </w:tbl>
    <w:p w:rsidR="004841D7" w:rsidRPr="00EE671F" w:rsidRDefault="004841D7" w:rsidP="004841D7">
      <w:pPr>
        <w:spacing w:after="0" w:line="300" w:lineRule="auto"/>
        <w:jc w:val="both"/>
        <w:rPr>
          <w:rFonts w:ascii="Times New Roman" w:eastAsia="Times New Roman" w:hAnsi="Times New Roman"/>
          <w:i/>
          <w:sz w:val="26"/>
          <w:szCs w:val="26"/>
        </w:rPr>
      </w:pPr>
    </w:p>
    <w:p w:rsidR="004841D7" w:rsidRPr="00EE671F" w:rsidRDefault="004841D7" w:rsidP="004841D7">
      <w:pPr>
        <w:spacing w:after="0" w:line="300" w:lineRule="auto"/>
        <w:jc w:val="both"/>
        <w:rPr>
          <w:rFonts w:ascii="Times New Roman" w:eastAsia="Times New Roman" w:hAnsi="Times New Roman"/>
          <w:i/>
          <w:sz w:val="26"/>
          <w:szCs w:val="26"/>
        </w:rPr>
      </w:pPr>
      <w:r w:rsidRPr="00EE671F">
        <w:rPr>
          <w:rFonts w:ascii="Times New Roman" w:eastAsia="Times New Roman" w:hAnsi="Times New Roman"/>
          <w:i/>
          <w:sz w:val="26"/>
          <w:szCs w:val="26"/>
        </w:rPr>
        <w:t>Ban lãnh đạo của công ty gồm các ông bà sau:</w:t>
      </w:r>
    </w:p>
    <w:tbl>
      <w:tblPr>
        <w:tblpPr w:leftFromText="180" w:rightFromText="180" w:vertAnchor="text" w:horzAnchor="margin" w:tblpX="108" w:tblpY="585"/>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951"/>
        <w:gridCol w:w="2552"/>
        <w:gridCol w:w="884"/>
        <w:gridCol w:w="1276"/>
        <w:gridCol w:w="1134"/>
        <w:gridCol w:w="1134"/>
      </w:tblGrid>
      <w:tr w:rsidR="004841D7" w:rsidRPr="00EE671F" w:rsidTr="00D014E6">
        <w:tc>
          <w:tcPr>
            <w:tcW w:w="1951" w:type="dxa"/>
            <w:tcBorders>
              <w:top w:val="single" w:sz="4" w:space="0" w:color="auto"/>
              <w:left w:val="single" w:sz="4" w:space="0" w:color="auto"/>
              <w:bottom w:val="single" w:sz="4" w:space="0" w:color="auto"/>
              <w:right w:val="single" w:sz="4" w:space="0" w:color="auto"/>
            </w:tcBorders>
            <w:vAlign w:val="center"/>
            <w:hideMark/>
          </w:tcPr>
          <w:p w:rsidR="004841D7" w:rsidRPr="00EE671F" w:rsidRDefault="004841D7" w:rsidP="004841D7">
            <w:pPr>
              <w:widowControl w:val="0"/>
              <w:spacing w:beforeLines="40" w:afterLines="40" w:line="300" w:lineRule="auto"/>
              <w:ind w:right="120"/>
              <w:rPr>
                <w:rFonts w:ascii="Times New Roman" w:hAnsi="Times New Roman"/>
                <w:b/>
                <w:bCs/>
                <w:sz w:val="24"/>
                <w:szCs w:val="24"/>
              </w:rPr>
            </w:pPr>
            <w:r w:rsidRPr="00EE671F">
              <w:rPr>
                <w:rFonts w:ascii="Times New Roman" w:hAnsi="Times New Roman"/>
                <w:b/>
                <w:bCs/>
                <w:sz w:val="24"/>
                <w:szCs w:val="24"/>
              </w:rPr>
              <w:t>Chức danh</w:t>
            </w:r>
          </w:p>
        </w:tc>
        <w:tc>
          <w:tcPr>
            <w:tcW w:w="2552" w:type="dxa"/>
            <w:tcBorders>
              <w:top w:val="single" w:sz="4" w:space="0" w:color="auto"/>
              <w:left w:val="single" w:sz="4" w:space="0" w:color="auto"/>
              <w:bottom w:val="single" w:sz="4" w:space="0" w:color="auto"/>
              <w:right w:val="single" w:sz="4" w:space="0" w:color="auto"/>
            </w:tcBorders>
            <w:vAlign w:val="center"/>
            <w:hideMark/>
          </w:tcPr>
          <w:p w:rsidR="004841D7" w:rsidRPr="00EE671F" w:rsidRDefault="004841D7" w:rsidP="004841D7">
            <w:pPr>
              <w:widowControl w:val="0"/>
              <w:spacing w:beforeLines="40" w:afterLines="40" w:line="300" w:lineRule="auto"/>
              <w:ind w:right="120"/>
              <w:jc w:val="center"/>
              <w:rPr>
                <w:rFonts w:ascii="Times New Roman" w:hAnsi="Times New Roman"/>
                <w:b/>
                <w:bCs/>
                <w:sz w:val="24"/>
                <w:szCs w:val="24"/>
              </w:rPr>
            </w:pPr>
            <w:r w:rsidRPr="00EE671F">
              <w:rPr>
                <w:rFonts w:ascii="Times New Roman" w:hAnsi="Times New Roman"/>
                <w:b/>
                <w:bCs/>
                <w:sz w:val="24"/>
                <w:szCs w:val="24"/>
              </w:rPr>
              <w:t>Họ tên</w:t>
            </w:r>
          </w:p>
        </w:tc>
        <w:tc>
          <w:tcPr>
            <w:tcW w:w="884" w:type="dxa"/>
            <w:tcBorders>
              <w:top w:val="single" w:sz="4" w:space="0" w:color="auto"/>
              <w:left w:val="single" w:sz="4" w:space="0" w:color="auto"/>
              <w:bottom w:val="single" w:sz="4" w:space="0" w:color="auto"/>
              <w:right w:val="single" w:sz="4" w:space="0" w:color="auto"/>
            </w:tcBorders>
            <w:vAlign w:val="center"/>
            <w:hideMark/>
          </w:tcPr>
          <w:p w:rsidR="004841D7" w:rsidRPr="00EE671F" w:rsidRDefault="004841D7" w:rsidP="004841D7">
            <w:pPr>
              <w:widowControl w:val="0"/>
              <w:spacing w:beforeLines="40" w:afterLines="40" w:line="300" w:lineRule="auto"/>
              <w:ind w:right="120"/>
              <w:jc w:val="center"/>
              <w:rPr>
                <w:rFonts w:ascii="Times New Roman" w:hAnsi="Times New Roman"/>
                <w:b/>
                <w:bCs/>
                <w:sz w:val="24"/>
                <w:szCs w:val="24"/>
              </w:rPr>
            </w:pPr>
            <w:r w:rsidRPr="00EE671F">
              <w:rPr>
                <w:rFonts w:ascii="Times New Roman" w:hAnsi="Times New Roman"/>
                <w:b/>
                <w:bCs/>
                <w:sz w:val="24"/>
                <w:szCs w:val="24"/>
              </w:rPr>
              <w:t>Năm sinh</w:t>
            </w:r>
          </w:p>
        </w:tc>
        <w:tc>
          <w:tcPr>
            <w:tcW w:w="1276" w:type="dxa"/>
            <w:tcBorders>
              <w:top w:val="single" w:sz="4" w:space="0" w:color="auto"/>
              <w:left w:val="single" w:sz="4" w:space="0" w:color="auto"/>
              <w:bottom w:val="single" w:sz="4" w:space="0" w:color="auto"/>
              <w:right w:val="single" w:sz="4" w:space="0" w:color="auto"/>
            </w:tcBorders>
            <w:vAlign w:val="center"/>
            <w:hideMark/>
          </w:tcPr>
          <w:p w:rsidR="004841D7" w:rsidRPr="00EE671F" w:rsidRDefault="004841D7" w:rsidP="004841D7">
            <w:pPr>
              <w:widowControl w:val="0"/>
              <w:spacing w:beforeLines="40" w:afterLines="40" w:line="300" w:lineRule="auto"/>
              <w:ind w:right="120"/>
              <w:jc w:val="center"/>
              <w:rPr>
                <w:rFonts w:ascii="Times New Roman" w:hAnsi="Times New Roman"/>
                <w:b/>
                <w:bCs/>
                <w:sz w:val="24"/>
                <w:szCs w:val="24"/>
              </w:rPr>
            </w:pPr>
            <w:r w:rsidRPr="00EE671F">
              <w:rPr>
                <w:rFonts w:ascii="Times New Roman" w:hAnsi="Times New Roman"/>
                <w:b/>
                <w:bCs/>
                <w:sz w:val="24"/>
                <w:szCs w:val="24"/>
              </w:rPr>
              <w:t>Trình độ</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b/>
                <w:bCs/>
                <w:sz w:val="24"/>
                <w:szCs w:val="24"/>
              </w:rPr>
            </w:pPr>
            <w:r w:rsidRPr="00EE671F">
              <w:rPr>
                <w:rFonts w:ascii="Times New Roman" w:hAnsi="Times New Roman"/>
                <w:b/>
                <w:bCs/>
                <w:sz w:val="24"/>
                <w:szCs w:val="24"/>
              </w:rPr>
              <w:t>Số năm công tác</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b/>
                <w:bCs/>
                <w:sz w:val="24"/>
                <w:szCs w:val="24"/>
              </w:rPr>
            </w:pPr>
            <w:r w:rsidRPr="00EE671F">
              <w:rPr>
                <w:rFonts w:ascii="Times New Roman" w:hAnsi="Times New Roman"/>
                <w:b/>
                <w:bCs/>
                <w:sz w:val="24"/>
                <w:szCs w:val="24"/>
              </w:rPr>
              <w:t>Thời gian bổ nhiệm</w:t>
            </w:r>
          </w:p>
        </w:tc>
      </w:tr>
      <w:tr w:rsidR="004841D7" w:rsidRPr="00EE671F" w:rsidTr="00D014E6">
        <w:tc>
          <w:tcPr>
            <w:tcW w:w="1951"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Giám đốc</w:t>
            </w:r>
          </w:p>
        </w:tc>
        <w:tc>
          <w:tcPr>
            <w:tcW w:w="2552"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Phùng Thị Hương Mai</w:t>
            </w:r>
          </w:p>
        </w:tc>
        <w:tc>
          <w:tcPr>
            <w:tcW w:w="88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1985</w:t>
            </w:r>
          </w:p>
        </w:tc>
        <w:tc>
          <w:tcPr>
            <w:tcW w:w="1276"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Ðại học</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sz w:val="24"/>
                <w:szCs w:val="24"/>
              </w:rPr>
            </w:pPr>
            <w:r w:rsidRPr="00EE671F">
              <w:rPr>
                <w:rFonts w:ascii="Times New Roman" w:hAnsi="Times New Roman"/>
                <w:sz w:val="24"/>
                <w:szCs w:val="24"/>
              </w:rPr>
              <w:t>9</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sz w:val="24"/>
                <w:szCs w:val="24"/>
              </w:rPr>
            </w:pPr>
            <w:r w:rsidRPr="00EE671F">
              <w:rPr>
                <w:rFonts w:ascii="Times New Roman" w:hAnsi="Times New Roman"/>
                <w:sz w:val="24"/>
                <w:szCs w:val="24"/>
              </w:rPr>
              <w:t>9</w:t>
            </w:r>
          </w:p>
        </w:tc>
      </w:tr>
      <w:tr w:rsidR="004841D7" w:rsidRPr="00EE671F" w:rsidTr="00D014E6">
        <w:tc>
          <w:tcPr>
            <w:tcW w:w="1951"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Phó Giám đốc</w:t>
            </w:r>
          </w:p>
        </w:tc>
        <w:tc>
          <w:tcPr>
            <w:tcW w:w="2552"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Vũ Mạnh Thắng</w:t>
            </w:r>
          </w:p>
        </w:tc>
        <w:tc>
          <w:tcPr>
            <w:tcW w:w="88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1992</w:t>
            </w:r>
          </w:p>
        </w:tc>
        <w:tc>
          <w:tcPr>
            <w:tcW w:w="1276"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Ðại học</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sz w:val="24"/>
                <w:szCs w:val="24"/>
              </w:rPr>
            </w:pPr>
            <w:r w:rsidRPr="00EE671F">
              <w:rPr>
                <w:rFonts w:ascii="Times New Roman" w:hAnsi="Times New Roman"/>
                <w:sz w:val="24"/>
                <w:szCs w:val="24"/>
              </w:rPr>
              <w:t>3</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sz w:val="24"/>
                <w:szCs w:val="24"/>
              </w:rPr>
            </w:pPr>
            <w:r w:rsidRPr="00EE671F">
              <w:rPr>
                <w:rFonts w:ascii="Times New Roman" w:hAnsi="Times New Roman"/>
                <w:sz w:val="24"/>
                <w:szCs w:val="24"/>
              </w:rPr>
              <w:t>1</w:t>
            </w:r>
          </w:p>
        </w:tc>
      </w:tr>
      <w:tr w:rsidR="004841D7" w:rsidRPr="00EE671F" w:rsidTr="00D014E6">
        <w:tc>
          <w:tcPr>
            <w:tcW w:w="1951"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lastRenderedPageBreak/>
              <w:t>Kế toán trưởng</w:t>
            </w:r>
          </w:p>
        </w:tc>
        <w:tc>
          <w:tcPr>
            <w:tcW w:w="2552"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Phùng Quốc Hội</w:t>
            </w:r>
          </w:p>
        </w:tc>
        <w:tc>
          <w:tcPr>
            <w:tcW w:w="88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1980</w:t>
            </w:r>
          </w:p>
        </w:tc>
        <w:tc>
          <w:tcPr>
            <w:tcW w:w="1276"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rPr>
                <w:rFonts w:ascii="Times New Roman" w:hAnsi="Times New Roman"/>
                <w:sz w:val="24"/>
                <w:szCs w:val="24"/>
              </w:rPr>
            </w:pPr>
            <w:r w:rsidRPr="00EE671F">
              <w:rPr>
                <w:rFonts w:ascii="Times New Roman" w:hAnsi="Times New Roman"/>
                <w:sz w:val="24"/>
                <w:szCs w:val="24"/>
              </w:rPr>
              <w:t>Ðại học</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sz w:val="24"/>
                <w:szCs w:val="24"/>
              </w:rPr>
            </w:pPr>
            <w:r w:rsidRPr="00EE671F">
              <w:rPr>
                <w:rFonts w:ascii="Times New Roman" w:hAnsi="Times New Roman"/>
                <w:sz w:val="24"/>
                <w:szCs w:val="24"/>
              </w:rPr>
              <w:t>9</w:t>
            </w:r>
          </w:p>
        </w:tc>
        <w:tc>
          <w:tcPr>
            <w:tcW w:w="1134" w:type="dxa"/>
            <w:tcBorders>
              <w:top w:val="single" w:sz="4" w:space="0" w:color="auto"/>
              <w:left w:val="single" w:sz="4" w:space="0" w:color="auto"/>
              <w:bottom w:val="single" w:sz="4" w:space="0" w:color="auto"/>
              <w:right w:val="single" w:sz="4" w:space="0" w:color="auto"/>
            </w:tcBorders>
            <w:hideMark/>
          </w:tcPr>
          <w:p w:rsidR="004841D7" w:rsidRPr="00EE671F" w:rsidRDefault="004841D7" w:rsidP="004841D7">
            <w:pPr>
              <w:widowControl w:val="0"/>
              <w:spacing w:beforeLines="40" w:afterLines="40" w:line="300" w:lineRule="auto"/>
              <w:ind w:right="120"/>
              <w:jc w:val="center"/>
              <w:rPr>
                <w:rFonts w:ascii="Times New Roman" w:hAnsi="Times New Roman"/>
                <w:sz w:val="24"/>
                <w:szCs w:val="24"/>
              </w:rPr>
            </w:pPr>
            <w:r w:rsidRPr="00EE671F">
              <w:rPr>
                <w:rFonts w:ascii="Times New Roman" w:hAnsi="Times New Roman"/>
                <w:sz w:val="24"/>
                <w:szCs w:val="24"/>
              </w:rPr>
              <w:t>9</w:t>
            </w:r>
          </w:p>
        </w:tc>
      </w:tr>
    </w:tbl>
    <w:p w:rsidR="004841D7" w:rsidRPr="00EE671F" w:rsidRDefault="004841D7" w:rsidP="004841D7">
      <w:pPr>
        <w:spacing w:after="0" w:line="300" w:lineRule="auto"/>
        <w:jc w:val="both"/>
        <w:rPr>
          <w:rFonts w:ascii="Times New Roman" w:eastAsia="Times New Roman" w:hAnsi="Times New Roman"/>
          <w:sz w:val="26"/>
          <w:szCs w:val="26"/>
        </w:rPr>
      </w:pPr>
    </w:p>
    <w:p w:rsidR="004841D7" w:rsidRPr="00EE671F" w:rsidRDefault="004841D7" w:rsidP="004841D7">
      <w:pPr>
        <w:spacing w:after="0" w:line="300" w:lineRule="auto"/>
        <w:jc w:val="both"/>
        <w:rPr>
          <w:rFonts w:ascii="Times New Roman" w:eastAsia="Times New Roman" w:hAnsi="Times New Roman"/>
          <w:b/>
          <w:sz w:val="26"/>
          <w:szCs w:val="26"/>
          <w:u w:val="single"/>
        </w:rPr>
      </w:pPr>
      <w:r w:rsidRPr="00EE671F">
        <w:rPr>
          <w:rFonts w:ascii="Times New Roman" w:eastAsia="Times New Roman" w:hAnsi="Times New Roman"/>
          <w:b/>
          <w:sz w:val="26"/>
          <w:szCs w:val="26"/>
          <w:u w:val="single"/>
        </w:rPr>
        <w:t>TƯ CÁCH PHÁP NHÂN:</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 xml:space="preserve">1. Giấy chứng nhận đăng ký kinh doanh công ty TNHH MTV, số </w:t>
      </w:r>
      <w:r w:rsidR="00502901">
        <w:rPr>
          <w:rFonts w:ascii="Times New Roman" w:hAnsi="Times New Roman"/>
          <w:sz w:val="26"/>
          <w:szCs w:val="26"/>
        </w:rPr>
        <w:t>..............</w:t>
      </w:r>
      <w:r w:rsidRPr="00EE671F">
        <w:rPr>
          <w:rFonts w:ascii="Times New Roman" w:hAnsi="Times New Roman"/>
          <w:sz w:val="26"/>
          <w:szCs w:val="26"/>
        </w:rPr>
        <w:t>do Sở Kế hoạch đầu tư Thành Phố Hà Nội cấp đăng ký lần đầu ngày 23 tháng 09 năm 2009.</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 xml:space="preserve">2. Giấy chứng nhận đăng ký thuế số </w:t>
      </w:r>
      <w:r w:rsidR="00502901">
        <w:rPr>
          <w:rFonts w:ascii="Times New Roman" w:hAnsi="Times New Roman"/>
          <w:sz w:val="26"/>
          <w:szCs w:val="26"/>
        </w:rPr>
        <w:t>.........</w:t>
      </w:r>
      <w:r w:rsidRPr="00EE671F">
        <w:rPr>
          <w:rFonts w:ascii="Times New Roman" w:hAnsi="Times New Roman"/>
          <w:sz w:val="26"/>
          <w:szCs w:val="26"/>
        </w:rPr>
        <w:t xml:space="preserve"> do Cục Thuế Thành phố Hà Nội cấp ngày 24 tháng 9 năm 2009.</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 xml:space="preserve">3. Giấy chứng nhận đăng ký mẫu dấu số </w:t>
      </w:r>
      <w:r w:rsidR="00502901">
        <w:rPr>
          <w:rFonts w:ascii="Times New Roman" w:hAnsi="Times New Roman"/>
          <w:sz w:val="26"/>
          <w:szCs w:val="26"/>
        </w:rPr>
        <w:t>...</w:t>
      </w:r>
      <w:r w:rsidRPr="00EE671F">
        <w:rPr>
          <w:rFonts w:ascii="Times New Roman" w:hAnsi="Times New Roman"/>
          <w:sz w:val="26"/>
          <w:szCs w:val="26"/>
        </w:rPr>
        <w:t>/ĐKMD-PC13 do Công An Thành phố Hà Nội cấp ngày 24 tháng 09 năm 2009.</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 xml:space="preserve">4. Điều lệ Công Ty TNHH </w:t>
      </w:r>
      <w:r w:rsidR="00502901">
        <w:rPr>
          <w:rFonts w:ascii="Times New Roman" w:hAnsi="Times New Roman"/>
          <w:sz w:val="26"/>
          <w:szCs w:val="26"/>
        </w:rPr>
        <w:t>..............</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5. Quyết định bổ nhiệm kế toán trưởng ông Phùng Quốc Hội ngày 29/09/2009</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6. Giấy tờ chứng minh cho quá trình huy động và góp vốn điều lệ của công ty.</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7. Quyết định bổ nhiệm ông Vũ Mạnh Thắng là phó giám đốc công ty</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8. Quyết định số 01/UQ-HM ngày 26/06/2017 về việc ủy quyền giao dịch cùa bà Phùng Thị Hương Mai cho ông Vũ Mạnh Thắng.</w:t>
      </w:r>
    </w:p>
    <w:p w:rsidR="004841D7" w:rsidRPr="00EE671F" w:rsidRDefault="004841D7" w:rsidP="004841D7">
      <w:pPr>
        <w:spacing w:after="0" w:line="300" w:lineRule="auto"/>
        <w:ind w:left="360"/>
        <w:jc w:val="both"/>
        <w:rPr>
          <w:rFonts w:ascii="Times New Roman" w:hAnsi="Times New Roman"/>
          <w:sz w:val="26"/>
          <w:szCs w:val="26"/>
        </w:rPr>
      </w:pPr>
      <w:r w:rsidRPr="00EE671F">
        <w:rPr>
          <w:rFonts w:ascii="Times New Roman" w:hAnsi="Times New Roman"/>
          <w:sz w:val="26"/>
          <w:szCs w:val="26"/>
        </w:rPr>
        <w:t>9. Chứng minh thư của bà Phùng Thị Hương Mai và ông Vũ Mạnh Thắng</w:t>
      </w:r>
    </w:p>
    <w:p w:rsidR="004841D7" w:rsidRPr="00EE671F" w:rsidRDefault="004841D7" w:rsidP="004841D7">
      <w:pPr>
        <w:spacing w:after="0" w:line="300" w:lineRule="auto"/>
        <w:ind w:firstLine="360"/>
        <w:jc w:val="both"/>
        <w:rPr>
          <w:rFonts w:ascii="Times New Roman" w:eastAsia="Times New Roman" w:hAnsi="Times New Roman"/>
          <w:sz w:val="26"/>
          <w:szCs w:val="28"/>
        </w:rPr>
      </w:pPr>
      <w:r w:rsidRPr="00EE671F">
        <w:rPr>
          <w:rFonts w:ascii="Times New Roman" w:eastAsia="Times New Roman" w:hAnsi="Times New Roman"/>
          <w:b/>
          <w:sz w:val="26"/>
          <w:szCs w:val="28"/>
          <w:u w:val="single"/>
        </w:rPr>
        <w:t>Nhận xét :</w:t>
      </w:r>
      <w:r w:rsidRPr="00EE671F">
        <w:rPr>
          <w:rFonts w:ascii="Times New Roman" w:eastAsia="Times New Roman" w:hAnsi="Times New Roman"/>
          <w:sz w:val="26"/>
          <w:szCs w:val="28"/>
          <w:u w:val="single"/>
        </w:rPr>
        <w:t xml:space="preserve"> </w:t>
      </w:r>
      <w:r w:rsidRPr="00EE671F">
        <w:rPr>
          <w:rFonts w:ascii="Times New Roman" w:eastAsia="Times New Roman" w:hAnsi="Times New Roman"/>
          <w:sz w:val="26"/>
          <w:szCs w:val="28"/>
        </w:rPr>
        <w:t xml:space="preserve">Công ty TNHH </w:t>
      </w:r>
      <w:r w:rsidR="00502901">
        <w:rPr>
          <w:rFonts w:ascii="Times New Roman" w:eastAsia="Times New Roman" w:hAnsi="Times New Roman"/>
          <w:sz w:val="26"/>
          <w:szCs w:val="28"/>
        </w:rPr>
        <w:t>..............</w:t>
      </w:r>
      <w:r w:rsidRPr="00EE671F">
        <w:rPr>
          <w:rFonts w:ascii="Times New Roman" w:eastAsia="Times New Roman" w:hAnsi="Times New Roman"/>
          <w:sz w:val="26"/>
          <w:szCs w:val="28"/>
        </w:rPr>
        <w:t xml:space="preserve"> là khách hàng có đủ tư cách pháp nhân theo luật định. Người đại diện doanh nghiệp có đủ năng lực pháp luật dân sự và năng lực hành vi dân sự. Doanh nghiệp có đủ điều kiện pháp lý để tham gia quan hệ tín dụng.</w:t>
      </w:r>
    </w:p>
    <w:p w:rsidR="004841D7" w:rsidRPr="00EE671F" w:rsidRDefault="004841D7" w:rsidP="004841D7">
      <w:pPr>
        <w:spacing w:before="20" w:after="20" w:line="300" w:lineRule="auto"/>
        <w:ind w:firstLine="540"/>
        <w:jc w:val="both"/>
        <w:rPr>
          <w:rFonts w:ascii="Times New Roman" w:eastAsia="Times New Roman" w:hAnsi="Times New Roman"/>
          <w:b/>
          <w:bCs/>
          <w:sz w:val="26"/>
          <w:szCs w:val="26"/>
          <w:lang w:val="pt-BR"/>
        </w:rPr>
      </w:pPr>
      <w:r w:rsidRPr="00EE671F">
        <w:rPr>
          <w:rFonts w:ascii="Times New Roman" w:eastAsia="Times New Roman" w:hAnsi="Times New Roman"/>
          <w:b/>
          <w:sz w:val="26"/>
          <w:szCs w:val="26"/>
        </w:rPr>
        <w:t>III.</w:t>
      </w:r>
      <w:r w:rsidRPr="00EE671F">
        <w:rPr>
          <w:rFonts w:ascii="Times New Roman" w:eastAsia="Times New Roman" w:hAnsi="Times New Roman"/>
          <w:b/>
          <w:bCs/>
          <w:sz w:val="26"/>
          <w:szCs w:val="26"/>
          <w:lang w:val="pt-BR"/>
        </w:rPr>
        <w:t>THẨM ĐỊNH TÌNH HÌNH TÀI CHÍNH VÀ KẾT QUẢ SXKD CỦA KHÁCH HÀNG:</w:t>
      </w:r>
    </w:p>
    <w:p w:rsidR="004841D7" w:rsidRPr="00EE671F" w:rsidRDefault="004841D7" w:rsidP="004841D7">
      <w:pPr>
        <w:spacing w:after="0" w:line="300" w:lineRule="auto"/>
        <w:rPr>
          <w:rFonts w:ascii="Times New Roman" w:eastAsia="Times New Roman" w:hAnsi="Times New Roman"/>
          <w:sz w:val="26"/>
          <w:szCs w:val="26"/>
          <w:lang w:val="pt-BR"/>
        </w:rPr>
      </w:pPr>
      <w:r w:rsidRPr="00EE671F">
        <w:rPr>
          <w:rFonts w:ascii="Times New Roman" w:eastAsia="Times New Roman" w:hAnsi="Times New Roman"/>
          <w:b/>
          <w:sz w:val="26"/>
          <w:szCs w:val="26"/>
          <w:lang w:val="pt-BR"/>
        </w:rPr>
        <w:t xml:space="preserve">1. Căn cứ thẩm định </w:t>
      </w:r>
    </w:p>
    <w:p w:rsidR="004841D7" w:rsidRPr="00EE671F" w:rsidRDefault="004841D7" w:rsidP="004841D7">
      <w:pPr>
        <w:spacing w:after="0" w:line="300" w:lineRule="auto"/>
        <w:ind w:firstLine="567"/>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Báo cáo tài chính  doanh nghiệp có kiểm toán 2016</w:t>
      </w:r>
    </w:p>
    <w:p w:rsidR="004841D7" w:rsidRPr="00EE671F" w:rsidRDefault="004841D7" w:rsidP="004841D7">
      <w:pPr>
        <w:spacing w:after="0" w:line="300" w:lineRule="auto"/>
        <w:ind w:firstLine="567"/>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Báo cáo tài chính doanh nghiệp có kiểm toán 2017</w:t>
      </w:r>
    </w:p>
    <w:p w:rsidR="004841D7" w:rsidRPr="00EE671F" w:rsidRDefault="004841D7" w:rsidP="004841D7">
      <w:pPr>
        <w:spacing w:after="0" w:line="300" w:lineRule="auto"/>
        <w:ind w:firstLine="567"/>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Báo cáo tài chính doanh nghiệp tự lập thời điểm 31.05.2018</w:t>
      </w:r>
    </w:p>
    <w:p w:rsidR="004841D7" w:rsidRPr="00EE671F" w:rsidRDefault="004841D7" w:rsidP="004841D7">
      <w:pPr>
        <w:spacing w:after="0" w:line="300" w:lineRule="auto"/>
        <w:ind w:firstLine="567"/>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Sổ phụ thanh toán qua Agribank và BIDV</w:t>
      </w:r>
    </w:p>
    <w:p w:rsidR="004841D7" w:rsidRPr="00EE671F" w:rsidRDefault="004841D7" w:rsidP="004841D7">
      <w:pPr>
        <w:spacing w:after="0" w:line="300" w:lineRule="auto"/>
        <w:ind w:firstLine="567"/>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Các sổ chi tiết tài khoản</w:t>
      </w:r>
    </w:p>
    <w:p w:rsidR="004841D7" w:rsidRPr="00EE671F" w:rsidRDefault="004841D7" w:rsidP="004841D7">
      <w:pPr>
        <w:spacing w:after="0" w:line="300" w:lineRule="auto"/>
        <w:ind w:firstLine="567"/>
        <w:contextualSpacing/>
        <w:jc w:val="both"/>
        <w:rPr>
          <w:rFonts w:ascii="Times New Roman" w:eastAsia="Times New Roman" w:hAnsi="Times New Roman"/>
          <w:b/>
          <w:bCs/>
          <w:sz w:val="26"/>
          <w:szCs w:val="26"/>
          <w:lang w:val="pt-BR"/>
        </w:rPr>
      </w:pPr>
      <w:r w:rsidRPr="00EE671F">
        <w:rPr>
          <w:rFonts w:ascii="Times New Roman" w:eastAsia="Times New Roman" w:hAnsi="Times New Roman"/>
          <w:b/>
          <w:bCs/>
          <w:sz w:val="26"/>
          <w:szCs w:val="26"/>
          <w:lang w:val="pt-BR"/>
        </w:rPr>
        <w:t>1. Đánh giá tình hình tài chính của công ty thông qua Báo cáo cân đối kế toán</w:t>
      </w:r>
    </w:p>
    <w:p w:rsidR="004841D7" w:rsidRPr="00EE671F" w:rsidRDefault="004841D7" w:rsidP="004841D7">
      <w:pPr>
        <w:spacing w:after="0" w:line="300" w:lineRule="auto"/>
        <w:ind w:left="360"/>
        <w:jc w:val="both"/>
        <w:rPr>
          <w:rFonts w:ascii="Times New Roman" w:eastAsia="Times New Roman" w:hAnsi="Times New Roman"/>
          <w:bCs/>
          <w:sz w:val="26"/>
          <w:szCs w:val="26"/>
          <w:lang w:val="pt-BR"/>
        </w:rPr>
      </w:pPr>
      <w:r w:rsidRPr="00EE671F">
        <w:rPr>
          <w:rFonts w:ascii="Times New Roman" w:eastAsia="Times New Roman" w:hAnsi="Times New Roman"/>
          <w:bCs/>
          <w:sz w:val="26"/>
          <w:szCs w:val="26"/>
          <w:lang w:val="pt-BR"/>
        </w:rPr>
        <w:t xml:space="preserve">                                                                                             Đơn vị tính: triệu đồng</w:t>
      </w:r>
    </w:p>
    <w:tbl>
      <w:tblPr>
        <w:tblW w:w="8920" w:type="dxa"/>
        <w:tblInd w:w="103" w:type="dxa"/>
        <w:tblLook w:val="04A0"/>
      </w:tblPr>
      <w:tblGrid>
        <w:gridCol w:w="4160"/>
        <w:gridCol w:w="980"/>
        <w:gridCol w:w="800"/>
        <w:gridCol w:w="1100"/>
        <w:gridCol w:w="920"/>
        <w:gridCol w:w="960"/>
      </w:tblGrid>
      <w:tr w:rsidR="004841D7" w:rsidRPr="00EE671F" w:rsidTr="00D014E6">
        <w:trPr>
          <w:trHeight w:val="936"/>
        </w:trPr>
        <w:tc>
          <w:tcPr>
            <w:tcW w:w="4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CHỈ TIÊU</w:t>
            </w:r>
          </w:p>
        </w:tc>
        <w:tc>
          <w:tcPr>
            <w:tcW w:w="9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2015</w:t>
            </w:r>
          </w:p>
        </w:tc>
        <w:tc>
          <w:tcPr>
            <w:tcW w:w="8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2016</w:t>
            </w:r>
          </w:p>
        </w:tc>
        <w:tc>
          <w:tcPr>
            <w:tcW w:w="11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2017</w:t>
            </w:r>
          </w:p>
        </w:tc>
        <w:tc>
          <w:tcPr>
            <w:tcW w:w="9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 xml:space="preserve">So sánh </w:t>
            </w:r>
            <w:r w:rsidRPr="00EE671F">
              <w:rPr>
                <w:rFonts w:ascii="Times New Roman" w:eastAsia="Times New Roman" w:hAnsi="Times New Roman"/>
                <w:b/>
                <w:bCs/>
                <w:sz w:val="20"/>
                <w:szCs w:val="20"/>
              </w:rPr>
              <w:br/>
              <w:t>2017-2016</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 xml:space="preserve">Tỷ lệ tăng, </w:t>
            </w:r>
            <w:r w:rsidRPr="00EE671F">
              <w:rPr>
                <w:rFonts w:ascii="Times New Roman" w:eastAsia="Times New Roman" w:hAnsi="Times New Roman"/>
                <w:b/>
                <w:bCs/>
                <w:sz w:val="20"/>
                <w:szCs w:val="20"/>
              </w:rPr>
              <w:br/>
              <w:t>giảm</w:t>
            </w:r>
          </w:p>
        </w:tc>
      </w:tr>
      <w:tr w:rsidR="004841D7" w:rsidRPr="00EE671F" w:rsidTr="00D014E6">
        <w:trPr>
          <w:trHeight w:val="696"/>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TÀI SẢN</w:t>
            </w:r>
          </w:p>
        </w:tc>
        <w:tc>
          <w:tcPr>
            <w:tcW w:w="980"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800"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1100"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920"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A- Tài sản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52,412</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56,926</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188,079</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131,153</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230%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 Tiền và các khoản tương đương tiền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1,063</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330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2,118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1,788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542%</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Tiền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1,063</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330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2,118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1,788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542%</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2. Các khoản tương đương tiền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II- Các khoản đầu tư tài chính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Đầu tư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2. Dự phòng giảm giá đầu tư ngắn hạn (*) (2)</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III- Các khoản phải thu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12,950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6,704</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120,854</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114,150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1703%</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Phải thu khách hàng</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12,704</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6,369</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119,181</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112,812</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1771%</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2. Trả trước cho người bán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246</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335</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1,673</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1,338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399%</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IV- Hàng tồn kho</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36,716</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48,377</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63,850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15,473</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32%</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Hàng tồn kho</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36,716</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48,377</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63,850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15,473</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32%</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V- Tài sản ngắn hạn khác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1,683</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1,537</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1,257</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-280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-18%</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Chi phí trả trước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2. Thuế GTGT được khấu trừ</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1,660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1,514</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1,257</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-257</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-17%</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3. Thuế và các khoản khác phải thu Nhà nước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23</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23</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4. Tài sản ngắn hạn khác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B- Tài sản dài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13,585</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7,014</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7,459</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445</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 Các khoản phải thu dài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 Tài sản cố định</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13,230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6,653</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7,215</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562</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8%</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Tài sản cố định hữu hình</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8,986</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6,653</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7,215</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562</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8%</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 Nguyên giá</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16,567</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16,567</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18,938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2,371</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14%</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 Giá trị hao mòn luỹ kế (*)</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-7,581</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-9,913</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-11,723</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-1,810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18%</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2. Chi phí xây dựng cơ bản dở dang</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4,244</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bCs/>
                <w:sz w:val="20"/>
                <w:szCs w:val="20"/>
              </w:rPr>
            </w:pP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IV. Tài sản dài hạn khác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355</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361</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245</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-116</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-32%</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Cộng tài sản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65,997</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63,940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195,538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131,598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206%</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NGUỒN VỐN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 </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 </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 </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 </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A- Nợ phải trả</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29,665</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26,644</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157,028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130,384</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489%</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 Nợ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29,665</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26,644</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157,028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130,384</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489%</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Vay và nợ ngắn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18,490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14,996</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101,999</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87,003</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580%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2. Phải trả người bán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10,681</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9,004</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54,409</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45,405</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504%</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3. Người mua trả tiền trước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4. Thuế và các khoản phải nộp nhà nước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188</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218</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306</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88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5. Phải trả người lao động</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2,116</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-2,116</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6. Phải trả ngắn hạn khác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7</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11</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19</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73%</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8. Qũy khen thưởng phúc lợi</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299</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299</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294</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II- Nợ dài hạn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 xml:space="preserve">B- Vốn chủ sở hữu </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36,332</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37,296</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38,510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1,214</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 Vốn chủ sở hữu</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36,332</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37,296</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38,510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1,214</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 Vốn đầu tư của chủ sở hữu</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35,000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35,000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35,000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10. Lợi nhuận sau thuế chưa phân phối</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1,332</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2,296</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3,510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1,214</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53%</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11. Nguồn vốn đầu tư XDCB</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II- Nguồn kinh phí và quỹ khác</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0%</w:t>
            </w:r>
          </w:p>
        </w:tc>
      </w:tr>
      <w:tr w:rsidR="004841D7" w:rsidRPr="00EE671F" w:rsidTr="00D014E6">
        <w:trPr>
          <w:trHeight w:val="474"/>
        </w:trPr>
        <w:tc>
          <w:tcPr>
            <w:tcW w:w="416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CỘNG NGUỒN VỐN</w:t>
            </w:r>
          </w:p>
        </w:tc>
        <w:tc>
          <w:tcPr>
            <w:tcW w:w="9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65,997</w:t>
            </w:r>
          </w:p>
        </w:tc>
        <w:tc>
          <w:tcPr>
            <w:tcW w:w="8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63,940</w:t>
            </w:r>
          </w:p>
        </w:tc>
        <w:tc>
          <w:tcPr>
            <w:tcW w:w="11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195,538</w:t>
            </w:r>
          </w:p>
        </w:tc>
        <w:tc>
          <w:tcPr>
            <w:tcW w:w="92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131,598</w:t>
            </w:r>
          </w:p>
        </w:tc>
        <w:tc>
          <w:tcPr>
            <w:tcW w:w="96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206%</w:t>
            </w:r>
          </w:p>
        </w:tc>
      </w:tr>
    </w:tbl>
    <w:p w:rsidR="00EE671F" w:rsidRDefault="00EE671F" w:rsidP="006E186E">
      <w:pPr>
        <w:spacing w:after="0" w:line="300" w:lineRule="auto"/>
        <w:ind w:right="-23"/>
        <w:jc w:val="both"/>
        <w:rPr>
          <w:rFonts w:ascii="Times New Roman" w:eastAsia="Times New Roman" w:hAnsi="Times New Roman"/>
          <w:b/>
          <w:sz w:val="26"/>
          <w:szCs w:val="26"/>
        </w:rPr>
      </w:pPr>
    </w:p>
    <w:p w:rsidR="004841D7" w:rsidRPr="00EE671F" w:rsidRDefault="004841D7" w:rsidP="004841D7">
      <w:pPr>
        <w:spacing w:after="0" w:line="300" w:lineRule="auto"/>
        <w:ind w:right="-23" w:firstLine="567"/>
        <w:jc w:val="both"/>
        <w:rPr>
          <w:rFonts w:ascii="Times New Roman" w:eastAsia="Times New Roman" w:hAnsi="Times New Roman"/>
          <w:b/>
          <w:sz w:val="26"/>
          <w:szCs w:val="26"/>
        </w:rPr>
      </w:pPr>
      <w:r w:rsidRPr="00EE671F">
        <w:rPr>
          <w:rFonts w:ascii="Times New Roman" w:eastAsia="Times New Roman" w:hAnsi="Times New Roman"/>
          <w:b/>
          <w:sz w:val="26"/>
          <w:szCs w:val="26"/>
        </w:rPr>
        <w:t>Nhận xét</w:t>
      </w:r>
    </w:p>
    <w:p w:rsidR="004841D7" w:rsidRPr="00EE671F" w:rsidRDefault="004841D7" w:rsidP="004841D7">
      <w:pPr>
        <w:spacing w:after="0" w:line="300" w:lineRule="auto"/>
        <w:ind w:right="-23" w:firstLine="567"/>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Qua báo cáo cân đối kế toán cho thấy quy mô tổng tài sản của doanh nghiệp không thay đổi đáng kể từ năm 2015 đến năm 2016 nhưng có sự gia tăng mạnh trong năm 2017 . Tổng tài sản là 63.940 triệu đồng vào 31.12.2016 đã tăng  lên 195.538 triệu đồng vào 31.12.2017,  tăng trưởng 131.598 triệu đồng với tỷ lệ tăng trưởng là 206%. </w:t>
      </w:r>
    </w:p>
    <w:p w:rsidR="004841D7" w:rsidRPr="00EE671F" w:rsidRDefault="004841D7" w:rsidP="004841D7">
      <w:pPr>
        <w:spacing w:after="0" w:line="300" w:lineRule="auto"/>
        <w:ind w:right="-23" w:firstLine="567"/>
        <w:jc w:val="both"/>
        <w:rPr>
          <w:rFonts w:ascii="Times New Roman" w:eastAsia="Times New Roman" w:hAnsi="Times New Roman"/>
          <w:sz w:val="26"/>
          <w:szCs w:val="26"/>
        </w:rPr>
      </w:pPr>
      <w:r w:rsidRPr="00EE671F">
        <w:rPr>
          <w:rFonts w:ascii="Times New Roman" w:eastAsia="Times New Roman" w:hAnsi="Times New Roman"/>
          <w:sz w:val="26"/>
          <w:szCs w:val="26"/>
        </w:rPr>
        <w:t>Cơ cấu các chỉ tiêu tài sản của doanh nghiệp qua 3 năm:</w:t>
      </w:r>
    </w:p>
    <w:tbl>
      <w:tblPr>
        <w:tblW w:w="9077" w:type="dxa"/>
        <w:tblInd w:w="103" w:type="dxa"/>
        <w:tblLook w:val="04A0"/>
      </w:tblPr>
      <w:tblGrid>
        <w:gridCol w:w="595"/>
        <w:gridCol w:w="2336"/>
        <w:gridCol w:w="990"/>
        <w:gridCol w:w="991"/>
        <w:gridCol w:w="1057"/>
        <w:gridCol w:w="990"/>
        <w:gridCol w:w="1128"/>
        <w:gridCol w:w="990"/>
      </w:tblGrid>
      <w:tr w:rsidR="004841D7" w:rsidRPr="00EE671F" w:rsidTr="00D014E6">
        <w:trPr>
          <w:trHeight w:val="936"/>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STT</w:t>
            </w:r>
          </w:p>
        </w:tc>
        <w:tc>
          <w:tcPr>
            <w:tcW w:w="238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CHỈ TIÊU</w:t>
            </w:r>
          </w:p>
        </w:tc>
        <w:tc>
          <w:tcPr>
            <w:tcW w:w="2977" w:type="dxa"/>
            <w:gridSpan w:val="3"/>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NĂM</w:t>
            </w:r>
          </w:p>
        </w:tc>
        <w:tc>
          <w:tcPr>
            <w:tcW w:w="3118" w:type="dxa"/>
            <w:gridSpan w:val="3"/>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TỶ TRỌNG</w:t>
            </w:r>
          </w:p>
        </w:tc>
      </w:tr>
      <w:tr w:rsidR="004841D7" w:rsidRPr="00EE671F" w:rsidTr="00D014E6">
        <w:trPr>
          <w:trHeight w:val="696"/>
        </w:trPr>
        <w:tc>
          <w:tcPr>
            <w:tcW w:w="595"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2387"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2015</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2016</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2017</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2015</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2016</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2017</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A</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Tài sản Lưu động</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52,412</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56,926</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188,079</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79.42%</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89.03%</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96.19%</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1</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Tiền</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1,063</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330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2,118</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1.61%</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0.52%</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1.08%</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2</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Đầu tư</w:t>
            </w:r>
            <w:r w:rsidRPr="00EE671F">
              <w:rPr>
                <w:rFonts w:ascii="Times New Roman" w:eastAsia="Times New Roman" w:hAnsi="Times New Roman"/>
                <w:sz w:val="20"/>
                <w:szCs w:val="20"/>
              </w:rPr>
              <w:softHyphen/>
              <w:t xml:space="preserve"> tài chính ngắn hạn</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 </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3</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Các khoản phải thu</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12,950</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6,704</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120,854</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19.62%</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10.48%</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61.81%</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4</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Hàng tồn kho</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36,716</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48,377</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63,850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55.63%</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75.66%</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32.65%</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5</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Tài sản lưu động khác</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1,683</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1,537</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1,257</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2.55%</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2.40%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0.64%</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B</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Tài sản cố định, ĐTDH</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13,585</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7,014</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7,459</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20.58%</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10.97%</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b/>
                <w:bCs/>
                <w:sz w:val="20"/>
                <w:szCs w:val="20"/>
              </w:rPr>
            </w:pPr>
            <w:r w:rsidRPr="00EE671F">
              <w:rPr>
                <w:rFonts w:ascii=".VnArial" w:eastAsia="Times New Roman" w:hAnsi=".VnArial" w:cs="Arial"/>
                <w:b/>
                <w:bCs/>
                <w:sz w:val="20"/>
                <w:szCs w:val="20"/>
              </w:rPr>
              <w:t>3.81%</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1</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Tài sản cố định</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13,230</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6,653</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7,215</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20.05%</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10.41%</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3.69%</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2</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Bất động sản đầu tư</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r>
      <w:tr w:rsidR="004841D7" w:rsidRPr="00EE671F" w:rsidTr="00D014E6">
        <w:trPr>
          <w:trHeight w:val="474"/>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3</w:t>
            </w:r>
          </w:p>
        </w:tc>
        <w:tc>
          <w:tcPr>
            <w:tcW w:w="2387"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Xây dựng cơ bản dở dang</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4,244</w:t>
            </w:r>
          </w:p>
        </w:tc>
        <w:tc>
          <w:tcPr>
            <w:tcW w:w="993"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6.43%</w:t>
            </w:r>
          </w:p>
        </w:tc>
        <w:tc>
          <w:tcPr>
            <w:tcW w:w="1134"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c>
          <w:tcPr>
            <w:tcW w:w="992"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right"/>
              <w:rPr>
                <w:rFonts w:ascii=".VnArial" w:eastAsia="Times New Roman" w:hAnsi=".VnArial" w:cs="Arial"/>
                <w:sz w:val="20"/>
                <w:szCs w:val="20"/>
              </w:rPr>
            </w:pPr>
            <w:r w:rsidRPr="00EE671F">
              <w:rPr>
                <w:rFonts w:ascii=".VnArial" w:eastAsia="Times New Roman" w:hAnsi=".VnArial" w:cs="Arial"/>
                <w:sz w:val="20"/>
                <w:szCs w:val="20"/>
              </w:rPr>
              <w:t>0.00%</w:t>
            </w:r>
          </w:p>
        </w:tc>
      </w:tr>
    </w:tbl>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Trong cơ cấu tài sản của doanh nghiệp, tài sản ngắn hạn chiếm tỷ trọng lớn hơn tài sản dài hạn và có xu hướng tăng lên. Tỷ trọng tài sản ngắn hạn qua 3 năm 2015, 2016, 2017 lần lượt là 80%; 89%; 96%.</w:t>
      </w:r>
    </w:p>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Trong tài sản ngắn hạn, các khoản phải thu là khoản mục chiếm tỷ trọng cao nhất, sau đó đến khoản mục hàng tồn kho. </w:t>
      </w:r>
    </w:p>
    <w:p w:rsidR="004841D7" w:rsidRPr="00EE671F" w:rsidRDefault="006E186E" w:rsidP="004841D7">
      <w:pPr>
        <w:tabs>
          <w:tab w:val="left" w:pos="683"/>
          <w:tab w:val="left" w:pos="720"/>
        </w:tabs>
        <w:spacing w:line="300" w:lineRule="auto"/>
        <w:jc w:val="both"/>
        <w:rPr>
          <w:rFonts w:ascii="Times New Roman" w:eastAsia="Times New Roman" w:hAnsi="Times New Roman"/>
          <w:sz w:val="26"/>
          <w:szCs w:val="26"/>
        </w:rPr>
      </w:pPr>
      <w:r>
        <w:rPr>
          <w:rFonts w:ascii="Times New Roman" w:eastAsia="Times New Roman" w:hAnsi="Times New Roman"/>
          <w:sz w:val="26"/>
          <w:szCs w:val="26"/>
        </w:rPr>
        <w:t xml:space="preserve">          </w:t>
      </w:r>
      <w:r w:rsidR="004841D7" w:rsidRPr="00EE671F">
        <w:rPr>
          <w:rFonts w:ascii="Times New Roman" w:eastAsia="Times New Roman" w:hAnsi="Times New Roman"/>
          <w:sz w:val="26"/>
          <w:szCs w:val="26"/>
        </w:rPr>
        <w:t xml:space="preserve">Tại thời điểm 31.12.2017 các khoản phải thu là 120.5 tỷ đồng, chiếm 61.81% tài sản ngắn hạn. Trong khoản phải thu ngắn hạn thì phải thu ngắn hạn từ khách hàng là 119.2 tỷ đồng, khoản phải thu của Công ty Bình Minh là 112 tỷ đồng, </w:t>
      </w:r>
    </w:p>
    <w:p w:rsidR="004841D7" w:rsidRPr="00EE671F" w:rsidRDefault="004841D7" w:rsidP="004841D7">
      <w:pPr>
        <w:tabs>
          <w:tab w:val="left" w:pos="683"/>
          <w:tab w:val="left" w:pos="720"/>
        </w:tabs>
        <w:spacing w:line="300" w:lineRule="auto"/>
        <w:jc w:val="both"/>
        <w:rPr>
          <w:rFonts w:ascii="Times New Roman" w:eastAsia="Times New Roman" w:hAnsi="Times New Roman"/>
          <w:i/>
          <w:sz w:val="26"/>
          <w:szCs w:val="26"/>
        </w:rPr>
      </w:pPr>
      <w:r w:rsidRPr="00EE671F">
        <w:rPr>
          <w:rFonts w:ascii="Times New Roman" w:eastAsia="Times New Roman" w:hAnsi="Times New Roman"/>
          <w:i/>
          <w:sz w:val="26"/>
          <w:szCs w:val="26"/>
        </w:rPr>
        <w:t>Chi tiết khoản phải thu đối với công ty Bình Minh theo các hợp đồng kinh tế thời điểm 31.12.2017 như sau:</w:t>
      </w:r>
    </w:p>
    <w:tbl>
      <w:tblPr>
        <w:tblW w:w="880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386"/>
        <w:gridCol w:w="1418"/>
      </w:tblGrid>
      <w:tr w:rsidR="004841D7" w:rsidRPr="00EE671F" w:rsidTr="00D014E6">
        <w:trPr>
          <w:trHeight w:val="433"/>
        </w:trPr>
        <w:tc>
          <w:tcPr>
            <w:tcW w:w="7386" w:type="dxa"/>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sz w:val="26"/>
                <w:szCs w:val="26"/>
              </w:rPr>
            </w:pPr>
            <w:r w:rsidRPr="00EE671F">
              <w:rPr>
                <w:rFonts w:ascii="Times New Roman" w:eastAsia="Times New Roman" w:hAnsi="Times New Roman"/>
                <w:sz w:val="26"/>
                <w:szCs w:val="26"/>
              </w:rPr>
              <w:t>Chi tiết theo công trình</w:t>
            </w:r>
          </w:p>
        </w:tc>
        <w:tc>
          <w:tcPr>
            <w:tcW w:w="1418" w:type="dxa"/>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 xml:space="preserve">         Giá trị </w:t>
            </w:r>
          </w:p>
        </w:tc>
      </w:tr>
      <w:tr w:rsidR="004841D7" w:rsidRPr="00EE671F" w:rsidTr="00D014E6">
        <w:trPr>
          <w:trHeight w:val="1116"/>
        </w:trPr>
        <w:tc>
          <w:tcPr>
            <w:tcW w:w="7386" w:type="dxa"/>
            <w:shd w:val="clear" w:color="auto" w:fill="auto"/>
            <w:vAlign w:val="bottom"/>
            <w:hideMark/>
          </w:tcPr>
          <w:p w:rsidR="004841D7" w:rsidRPr="00EE671F" w:rsidRDefault="004841D7" w:rsidP="004841D7">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Theo hợp đồng  </w:t>
            </w:r>
            <w:r w:rsidR="00EE671F">
              <w:rPr>
                <w:rFonts w:ascii="Times New Roman" w:eastAsia="Times New Roman" w:hAnsi="Times New Roman"/>
                <w:sz w:val="24"/>
                <w:szCs w:val="24"/>
              </w:rPr>
              <w:t xml:space="preserve">số  </w:t>
            </w:r>
            <w:r w:rsidRPr="00EE671F">
              <w:rPr>
                <w:rFonts w:ascii="Times New Roman" w:eastAsia="Times New Roman" w:hAnsi="Times New Roman"/>
                <w:sz w:val="24"/>
                <w:szCs w:val="24"/>
              </w:rPr>
              <w:t>03/BM-HM ngày 8/1/2016 Mua bán vật t</w:t>
            </w:r>
            <w:r w:rsidRPr="00EE671F">
              <w:rPr>
                <w:rFonts w:ascii="Times New Roman" w:eastAsia="Times New Roman" w:hAnsi="Times New Roman" w:hint="eastAsia"/>
                <w:sz w:val="24"/>
                <w:szCs w:val="24"/>
              </w:rPr>
              <w:t>ư</w:t>
            </w:r>
            <w:r w:rsidRPr="00EE671F">
              <w:rPr>
                <w:rFonts w:ascii="Times New Roman" w:eastAsia="Times New Roman" w:hAnsi="Times New Roman"/>
                <w:sz w:val="24"/>
                <w:szCs w:val="24"/>
              </w:rPr>
              <w:t xml:space="preserve"> thi công</w:t>
            </w:r>
            <w:r w:rsidRPr="00EE671F">
              <w:rPr>
                <w:rFonts w:ascii="Times New Roman" w:eastAsia="Times New Roman" w:hAnsi="Times New Roman"/>
                <w:sz w:val="24"/>
                <w:szCs w:val="24"/>
              </w:rPr>
              <w:br/>
              <w:t xml:space="preserve"> gói thầu số 15: Nâng cấp đ</w:t>
            </w:r>
            <w:r w:rsidRPr="00EE671F">
              <w:rPr>
                <w:rFonts w:ascii="Times New Roman" w:eastAsia="Times New Roman" w:hAnsi="Times New Roman" w:hint="eastAsia"/>
                <w:sz w:val="24"/>
                <w:szCs w:val="24"/>
              </w:rPr>
              <w:t>ư</w:t>
            </w:r>
            <w:r w:rsidRPr="00EE671F">
              <w:rPr>
                <w:rFonts w:ascii="Times New Roman" w:eastAsia="Times New Roman" w:hAnsi="Times New Roman"/>
                <w:sz w:val="24"/>
                <w:szCs w:val="24"/>
              </w:rPr>
              <w:t>ờng từ cổng v</w:t>
            </w:r>
            <w:r w:rsidRPr="00EE671F">
              <w:rPr>
                <w:rFonts w:ascii="Times New Roman" w:eastAsia="Times New Roman" w:hAnsi="Times New Roman" w:hint="eastAsia"/>
                <w:sz w:val="24"/>
                <w:szCs w:val="24"/>
              </w:rPr>
              <w:t>ư</w:t>
            </w:r>
            <w:r w:rsidRPr="00EE671F">
              <w:rPr>
                <w:rFonts w:ascii="Times New Roman" w:eastAsia="Times New Roman" w:hAnsi="Times New Roman"/>
                <w:sz w:val="24"/>
                <w:szCs w:val="24"/>
              </w:rPr>
              <w:t>ờn Quốc gia Ba Vì đến cốt</w:t>
            </w:r>
            <w:r w:rsidRPr="00EE671F">
              <w:rPr>
                <w:rFonts w:ascii="Times New Roman" w:eastAsia="Times New Roman" w:hAnsi="Times New Roman"/>
                <w:sz w:val="24"/>
                <w:szCs w:val="24"/>
              </w:rPr>
              <w:br/>
              <w:t xml:space="preserve"> 1100M và đảm bảo giao thông đoạn 1: Km0-:- Km5 +480 (Dự án đầu</w:t>
            </w:r>
            <w:r w:rsidRPr="00EE671F">
              <w:rPr>
                <w:rFonts w:ascii="Times New Roman" w:eastAsia="Times New Roman" w:hAnsi="Times New Roman"/>
                <w:sz w:val="24"/>
                <w:szCs w:val="24"/>
              </w:rPr>
              <w:br/>
              <w:t xml:space="preserve"> t</w:t>
            </w:r>
            <w:r w:rsidRPr="00EE671F">
              <w:rPr>
                <w:rFonts w:ascii="Times New Roman" w:eastAsia="Times New Roman" w:hAnsi="Times New Roman" w:hint="eastAsia"/>
                <w:sz w:val="24"/>
                <w:szCs w:val="24"/>
              </w:rPr>
              <w:t>ư</w:t>
            </w:r>
            <w:r w:rsidRPr="00EE671F">
              <w:rPr>
                <w:rFonts w:ascii="Times New Roman" w:eastAsia="Times New Roman" w:hAnsi="Times New Roman"/>
                <w:sz w:val="24"/>
                <w:szCs w:val="24"/>
              </w:rPr>
              <w:t xml:space="preserve"> xây dựng cải tạo, nâng cấp hạ tầng, đ</w:t>
            </w:r>
            <w:r w:rsidRPr="00EE671F">
              <w:rPr>
                <w:rFonts w:ascii="Times New Roman" w:eastAsia="Times New Roman" w:hAnsi="Times New Roman" w:hint="eastAsia"/>
                <w:sz w:val="24"/>
                <w:szCs w:val="24"/>
              </w:rPr>
              <w:t>ư</w:t>
            </w:r>
            <w:r w:rsidRPr="00EE671F">
              <w:rPr>
                <w:rFonts w:ascii="Times New Roman" w:eastAsia="Times New Roman" w:hAnsi="Times New Roman"/>
                <w:sz w:val="24"/>
                <w:szCs w:val="24"/>
              </w:rPr>
              <w:t>ờng giao thông VQGBa Vì)</w:t>
            </w:r>
          </w:p>
        </w:tc>
        <w:tc>
          <w:tcPr>
            <w:tcW w:w="1418" w:type="dxa"/>
            <w:shd w:val="clear" w:color="auto" w:fill="auto"/>
            <w:noWrap/>
            <w:vAlign w:val="center"/>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3,092</w:t>
            </w:r>
          </w:p>
        </w:tc>
      </w:tr>
      <w:tr w:rsidR="004841D7" w:rsidRPr="00EE671F" w:rsidTr="00D014E6">
        <w:trPr>
          <w:trHeight w:val="1116"/>
        </w:trPr>
        <w:tc>
          <w:tcPr>
            <w:tcW w:w="7386" w:type="dxa"/>
            <w:shd w:val="clear" w:color="auto" w:fill="auto"/>
            <w:vAlign w:val="bottom"/>
            <w:hideMark/>
          </w:tcPr>
          <w:p w:rsidR="004841D7" w:rsidRPr="00EE671F" w:rsidRDefault="004841D7" w:rsidP="00EE671F">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Theo hợp đồng</w:t>
            </w:r>
            <w:r w:rsidR="00EE671F">
              <w:rPr>
                <w:rFonts w:ascii="Times New Roman" w:eastAsia="Times New Roman" w:hAnsi="Times New Roman"/>
                <w:sz w:val="24"/>
                <w:szCs w:val="24"/>
              </w:rPr>
              <w:t xml:space="preserve"> số 52/HĐKT ngày </w:t>
            </w:r>
            <w:r w:rsidRPr="00EE671F">
              <w:rPr>
                <w:rFonts w:ascii="Times New Roman" w:eastAsia="Times New Roman" w:hAnsi="Times New Roman"/>
                <w:sz w:val="24"/>
                <w:szCs w:val="24"/>
              </w:rPr>
              <w:t>29/9/2016 Cung cấp vật t</w:t>
            </w:r>
            <w:r w:rsidRPr="00EE671F">
              <w:rPr>
                <w:rFonts w:ascii="Times New Roman" w:eastAsia="Times New Roman" w:hAnsi="Times New Roman" w:hint="eastAsia"/>
                <w:sz w:val="24"/>
                <w:szCs w:val="24"/>
              </w:rPr>
              <w:t>ư</w:t>
            </w:r>
            <w:r w:rsidRPr="00EE671F">
              <w:rPr>
                <w:rFonts w:ascii="Times New Roman" w:eastAsia="Times New Roman" w:hAnsi="Times New Roman"/>
                <w:sz w:val="24"/>
                <w:szCs w:val="24"/>
              </w:rPr>
              <w:t xml:space="preserve"> công trình gói thầu số 02 nạo vét kênh T1 và xây dựng công trình trên kênh tại TT Liên Quan,  huyện Thạch Thất, Hà Nội.</w:t>
            </w:r>
          </w:p>
        </w:tc>
        <w:tc>
          <w:tcPr>
            <w:tcW w:w="1418" w:type="dxa"/>
            <w:shd w:val="clear" w:color="auto" w:fill="auto"/>
            <w:noWrap/>
            <w:vAlign w:val="center"/>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972</w:t>
            </w:r>
          </w:p>
        </w:tc>
      </w:tr>
      <w:tr w:rsidR="004841D7" w:rsidRPr="00EE671F" w:rsidTr="00D014E6">
        <w:trPr>
          <w:trHeight w:val="564"/>
        </w:trPr>
        <w:tc>
          <w:tcPr>
            <w:tcW w:w="7386" w:type="dxa"/>
            <w:shd w:val="clear" w:color="auto" w:fill="auto"/>
            <w:vAlign w:val="bottom"/>
            <w:hideMark/>
          </w:tcPr>
          <w:p w:rsidR="004841D7" w:rsidRPr="00EE671F" w:rsidRDefault="00EE671F" w:rsidP="004841D7">
            <w:pPr>
              <w:spacing w:after="0" w:line="240" w:lineRule="auto"/>
              <w:rPr>
                <w:rFonts w:ascii="Times New Roman" w:eastAsia="Times New Roman" w:hAnsi="Times New Roman"/>
                <w:sz w:val="24"/>
                <w:szCs w:val="24"/>
              </w:rPr>
            </w:pPr>
            <w:r>
              <w:rPr>
                <w:rFonts w:ascii="Times New Roman" w:eastAsia="Times New Roman" w:hAnsi="Times New Roman"/>
                <w:sz w:val="24"/>
                <w:szCs w:val="24"/>
              </w:rPr>
              <w:t>Theo hợp đồng số 04/HĐKT2017 ngày 0</w:t>
            </w:r>
            <w:r w:rsidR="004841D7" w:rsidRPr="00EE671F">
              <w:rPr>
                <w:rFonts w:ascii="Times New Roman" w:eastAsia="Times New Roman" w:hAnsi="Times New Roman"/>
                <w:sz w:val="24"/>
                <w:szCs w:val="24"/>
              </w:rPr>
              <w:t>4/</w:t>
            </w:r>
            <w:r>
              <w:rPr>
                <w:rFonts w:ascii="Times New Roman" w:eastAsia="Times New Roman" w:hAnsi="Times New Roman"/>
                <w:sz w:val="24"/>
                <w:szCs w:val="24"/>
              </w:rPr>
              <w:t>0</w:t>
            </w:r>
            <w:r w:rsidR="004841D7" w:rsidRPr="00EE671F">
              <w:rPr>
                <w:rFonts w:ascii="Times New Roman" w:eastAsia="Times New Roman" w:hAnsi="Times New Roman"/>
                <w:sz w:val="24"/>
                <w:szCs w:val="24"/>
              </w:rPr>
              <w:t>1/2017  Cung cấp vật liệu xây dựng phục vụ thi công cho Dự án thuỷ điện Yên S</w:t>
            </w:r>
            <w:r w:rsidR="004841D7" w:rsidRPr="00EE671F">
              <w:rPr>
                <w:rFonts w:ascii="Times New Roman" w:eastAsia="Times New Roman" w:hAnsi="Times New Roman" w:hint="eastAsia"/>
                <w:sz w:val="24"/>
                <w:szCs w:val="24"/>
              </w:rPr>
              <w:t>ơ</w:t>
            </w:r>
            <w:r w:rsidR="004841D7" w:rsidRPr="00EE671F">
              <w:rPr>
                <w:rFonts w:ascii="Times New Roman" w:eastAsia="Times New Roman" w:hAnsi="Times New Roman"/>
                <w:sz w:val="24"/>
                <w:szCs w:val="24"/>
              </w:rPr>
              <w:t>n- Tuyên Quang</w:t>
            </w:r>
          </w:p>
        </w:tc>
        <w:tc>
          <w:tcPr>
            <w:tcW w:w="1418" w:type="dxa"/>
            <w:shd w:val="clear" w:color="auto" w:fill="auto"/>
            <w:noWrap/>
            <w:vAlign w:val="center"/>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59,305</w:t>
            </w:r>
          </w:p>
        </w:tc>
      </w:tr>
      <w:tr w:rsidR="004841D7" w:rsidRPr="00EE671F" w:rsidTr="00D014E6">
        <w:trPr>
          <w:trHeight w:val="564"/>
        </w:trPr>
        <w:tc>
          <w:tcPr>
            <w:tcW w:w="7386" w:type="dxa"/>
            <w:shd w:val="clear" w:color="auto" w:fill="auto"/>
            <w:vAlign w:val="bottom"/>
            <w:hideMark/>
          </w:tcPr>
          <w:p w:rsidR="004841D7" w:rsidRPr="00EE671F" w:rsidRDefault="004841D7" w:rsidP="004841D7">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Theo hợp đồng HM-BM/2017 ngày 02/05/2017 về việc cung cấp Than</w:t>
            </w:r>
            <w:r w:rsidRPr="00EE671F">
              <w:rPr>
                <w:rFonts w:ascii="Times New Roman" w:eastAsia="Times New Roman" w:hAnsi="Times New Roman"/>
                <w:sz w:val="24"/>
                <w:szCs w:val="24"/>
              </w:rPr>
              <w:br/>
              <w:t xml:space="preserve"> cho nhà máy Xi Măng Trung S</w:t>
            </w:r>
            <w:r w:rsidRPr="00EE671F">
              <w:rPr>
                <w:rFonts w:ascii="Times New Roman" w:eastAsia="Times New Roman" w:hAnsi="Times New Roman" w:hint="eastAsia"/>
                <w:sz w:val="24"/>
                <w:szCs w:val="24"/>
              </w:rPr>
              <w:t>ơ</w:t>
            </w:r>
            <w:r w:rsidRPr="00EE671F">
              <w:rPr>
                <w:rFonts w:ascii="Times New Roman" w:eastAsia="Times New Roman" w:hAnsi="Times New Roman"/>
                <w:sz w:val="24"/>
                <w:szCs w:val="24"/>
              </w:rPr>
              <w:t>n</w:t>
            </w:r>
          </w:p>
        </w:tc>
        <w:tc>
          <w:tcPr>
            <w:tcW w:w="1418" w:type="dxa"/>
            <w:shd w:val="clear" w:color="auto" w:fill="auto"/>
            <w:noWrap/>
            <w:vAlign w:val="center"/>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45,210</w:t>
            </w:r>
          </w:p>
        </w:tc>
      </w:tr>
      <w:tr w:rsidR="004841D7" w:rsidRPr="00EE671F" w:rsidTr="00D014E6">
        <w:trPr>
          <w:trHeight w:val="288"/>
        </w:trPr>
        <w:tc>
          <w:tcPr>
            <w:tcW w:w="7386" w:type="dxa"/>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Theo hợp đồng </w:t>
            </w:r>
            <w:r w:rsidR="00EE671F">
              <w:rPr>
                <w:rFonts w:ascii="Times New Roman" w:eastAsia="Times New Roman" w:hAnsi="Times New Roman"/>
                <w:sz w:val="24"/>
                <w:szCs w:val="24"/>
              </w:rPr>
              <w:t xml:space="preserve">số </w:t>
            </w:r>
            <w:r w:rsidRPr="00EE671F">
              <w:rPr>
                <w:rFonts w:ascii="Times New Roman" w:eastAsia="Times New Roman" w:hAnsi="Times New Roman"/>
                <w:sz w:val="24"/>
                <w:szCs w:val="24"/>
              </w:rPr>
              <w:t>13 HM-BM/2017 ngày 20/05/2017 về việc cung cấp Thạch Cao cho Nhà máy Xi Măng Trung S</w:t>
            </w:r>
            <w:r w:rsidRPr="00EE671F">
              <w:rPr>
                <w:rFonts w:ascii="Times New Roman" w:eastAsia="Times New Roman" w:hAnsi="Times New Roman" w:hint="eastAsia"/>
                <w:sz w:val="24"/>
                <w:szCs w:val="24"/>
              </w:rPr>
              <w:t>ơ</w:t>
            </w:r>
            <w:r w:rsidRPr="00EE671F">
              <w:rPr>
                <w:rFonts w:ascii="Times New Roman" w:eastAsia="Times New Roman" w:hAnsi="Times New Roman"/>
                <w:sz w:val="24"/>
                <w:szCs w:val="24"/>
              </w:rPr>
              <w:t>n</w:t>
            </w:r>
          </w:p>
        </w:tc>
        <w:tc>
          <w:tcPr>
            <w:tcW w:w="1418" w:type="dxa"/>
            <w:shd w:val="clear" w:color="auto" w:fill="auto"/>
            <w:noWrap/>
            <w:vAlign w:val="center"/>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4,844</w:t>
            </w:r>
          </w:p>
        </w:tc>
      </w:tr>
      <w:tr w:rsidR="004841D7" w:rsidRPr="00EE671F" w:rsidTr="00D014E6">
        <w:trPr>
          <w:trHeight w:val="288"/>
        </w:trPr>
        <w:tc>
          <w:tcPr>
            <w:tcW w:w="7386" w:type="dxa"/>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Các hợp đồng khác</w:t>
            </w:r>
          </w:p>
        </w:tc>
        <w:tc>
          <w:tcPr>
            <w:tcW w:w="1418" w:type="dxa"/>
            <w:shd w:val="clear" w:color="auto" w:fill="auto"/>
            <w:noWrap/>
            <w:vAlign w:val="center"/>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                  472</w:t>
            </w:r>
          </w:p>
        </w:tc>
      </w:tr>
      <w:tr w:rsidR="004841D7" w:rsidRPr="00EE671F" w:rsidTr="00D014E6">
        <w:trPr>
          <w:trHeight w:val="288"/>
        </w:trPr>
        <w:tc>
          <w:tcPr>
            <w:tcW w:w="7386" w:type="dxa"/>
            <w:shd w:val="clear" w:color="auto" w:fill="auto"/>
            <w:noWrap/>
            <w:vAlign w:val="bottom"/>
          </w:tcPr>
          <w:p w:rsidR="004841D7" w:rsidRPr="00EE671F" w:rsidRDefault="004841D7" w:rsidP="004841D7">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Tổng giá trị</w:t>
            </w:r>
          </w:p>
        </w:tc>
        <w:tc>
          <w:tcPr>
            <w:tcW w:w="1418" w:type="dxa"/>
            <w:shd w:val="clear" w:color="auto" w:fill="auto"/>
            <w:noWrap/>
            <w:vAlign w:val="center"/>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112,951</w:t>
            </w:r>
          </w:p>
        </w:tc>
      </w:tr>
    </w:tbl>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p>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*Hàng tồn kho của công ty thời điểm 31.12.2017 là 63.85 tỷ đồng, chiếm 32.65</w:t>
      </w:r>
      <w:r w:rsidR="00EE671F">
        <w:rPr>
          <w:rFonts w:ascii="Times New Roman" w:eastAsia="Times New Roman" w:hAnsi="Times New Roman"/>
          <w:sz w:val="26"/>
          <w:szCs w:val="26"/>
        </w:rPr>
        <w:t>%</w:t>
      </w:r>
      <w:r w:rsidRPr="00EE671F">
        <w:rPr>
          <w:rFonts w:ascii="Times New Roman" w:eastAsia="Times New Roman" w:hAnsi="Times New Roman"/>
          <w:sz w:val="26"/>
          <w:szCs w:val="26"/>
        </w:rPr>
        <w:t xml:space="preserve"> tổng tài sản. Tỷ trọng hàng tồn kho cao là tương đối bình thường với doanh nghiệp hoạt động mạnh trong thương mại vật liệu xây dựng.  Hàng tồn kho của doanh nghiệp là những hàng hóa đã được mua hoặc đã chuyển cho nhà cung cấp,tuy nhiên chưa chốt hóa đơn để chuyển công nợ thanh toán. </w:t>
      </w:r>
    </w:p>
    <w:p w:rsidR="004841D7" w:rsidRPr="00EE671F" w:rsidRDefault="004841D7" w:rsidP="004841D7">
      <w:pPr>
        <w:tabs>
          <w:tab w:val="left" w:pos="683"/>
          <w:tab w:val="left" w:pos="720"/>
        </w:tabs>
        <w:spacing w:line="300" w:lineRule="auto"/>
        <w:jc w:val="both"/>
        <w:rPr>
          <w:rFonts w:ascii="Times New Roman" w:eastAsia="Times New Roman" w:hAnsi="Times New Roman"/>
          <w:i/>
          <w:sz w:val="26"/>
          <w:szCs w:val="26"/>
        </w:rPr>
      </w:pPr>
      <w:r w:rsidRPr="00EE671F">
        <w:rPr>
          <w:rFonts w:ascii="Times New Roman" w:eastAsia="Times New Roman" w:hAnsi="Times New Roman"/>
          <w:i/>
          <w:sz w:val="26"/>
          <w:szCs w:val="26"/>
        </w:rPr>
        <w:t>Chi tiết hàng tồn kho:</w:t>
      </w:r>
    </w:p>
    <w:tbl>
      <w:tblPr>
        <w:tblW w:w="6984" w:type="dxa"/>
        <w:tblInd w:w="637" w:type="dxa"/>
        <w:tblLook w:val="04A0"/>
      </w:tblPr>
      <w:tblGrid>
        <w:gridCol w:w="670"/>
        <w:gridCol w:w="3904"/>
        <w:gridCol w:w="2410"/>
      </w:tblGrid>
      <w:tr w:rsidR="004841D7" w:rsidRPr="00EE671F" w:rsidTr="00D014E6">
        <w:trPr>
          <w:trHeight w:val="288"/>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b/>
                <w:bCs/>
              </w:rPr>
            </w:pPr>
            <w:r w:rsidRPr="00EE671F">
              <w:rPr>
                <w:rFonts w:ascii="Times New Roman" w:eastAsia="Times New Roman" w:hAnsi="Times New Roman"/>
                <w:b/>
                <w:bCs/>
              </w:rPr>
              <w:t>STT</w:t>
            </w:r>
          </w:p>
        </w:tc>
        <w:tc>
          <w:tcPr>
            <w:tcW w:w="3904" w:type="dxa"/>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b/>
                <w:bCs/>
              </w:rPr>
            </w:pPr>
            <w:r w:rsidRPr="00EE671F">
              <w:rPr>
                <w:rFonts w:ascii="Times New Roman" w:eastAsia="Times New Roman" w:hAnsi="Times New Roman"/>
                <w:b/>
                <w:bCs/>
              </w:rPr>
              <w:t>Tên vật liệu</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b/>
                <w:bCs/>
              </w:rPr>
            </w:pPr>
            <w:r w:rsidRPr="00EE671F">
              <w:rPr>
                <w:rFonts w:ascii="Times New Roman" w:eastAsia="Times New Roman" w:hAnsi="Times New Roman"/>
                <w:b/>
                <w:bCs/>
              </w:rPr>
              <w:t>Giá trị</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1</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Thép</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27,625</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2</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Xi măng</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3</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Cát</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3,559</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4</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Dây cáp điện</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15,772</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5</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Than cám, thạch ao</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10,354</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6</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Gỗ lim</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1,196</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7</w:t>
            </w: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Vật tư khác ( tôn, gạch sơn)</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3,794</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8</w:t>
            </w:r>
          </w:p>
        </w:tc>
        <w:tc>
          <w:tcPr>
            <w:tcW w:w="3904" w:type="dxa"/>
            <w:tcBorders>
              <w:top w:val="nil"/>
              <w:left w:val="nil"/>
              <w:bottom w:val="single" w:sz="4" w:space="0" w:color="auto"/>
              <w:right w:val="single" w:sz="4" w:space="0" w:color="auto"/>
            </w:tcBorders>
            <w:shd w:val="clear" w:color="auto" w:fill="auto"/>
            <w:noWrap/>
            <w:vAlign w:val="bottom"/>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Vật liệu dở dang</w:t>
            </w:r>
          </w:p>
        </w:tc>
        <w:tc>
          <w:tcPr>
            <w:tcW w:w="2410" w:type="dxa"/>
            <w:tcBorders>
              <w:top w:val="nil"/>
              <w:left w:val="nil"/>
              <w:bottom w:val="single" w:sz="4" w:space="0" w:color="auto"/>
              <w:right w:val="single" w:sz="4" w:space="0" w:color="auto"/>
            </w:tcBorders>
            <w:shd w:val="clear" w:color="auto" w:fill="auto"/>
            <w:noWrap/>
            <w:vAlign w:val="bottom"/>
          </w:tcPr>
          <w:p w:rsidR="004841D7" w:rsidRPr="00EE671F" w:rsidRDefault="004841D7" w:rsidP="004841D7">
            <w:pPr>
              <w:spacing w:after="0" w:line="240" w:lineRule="auto"/>
              <w:jc w:val="center"/>
              <w:rPr>
                <w:rFonts w:ascii="Times New Roman" w:eastAsia="Times New Roman" w:hAnsi="Times New Roman"/>
              </w:rPr>
            </w:pPr>
            <w:r w:rsidRPr="00EE671F">
              <w:rPr>
                <w:rFonts w:ascii="Times New Roman" w:eastAsia="Times New Roman" w:hAnsi="Times New Roman"/>
              </w:rPr>
              <w:t>1,196</w:t>
            </w:r>
          </w:p>
        </w:tc>
      </w:tr>
      <w:tr w:rsidR="004841D7" w:rsidRPr="00EE671F" w:rsidTr="00D014E6">
        <w:trPr>
          <w:trHeight w:val="288"/>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jc w:val="center"/>
              <w:rPr>
                <w:rFonts w:ascii="Times New Roman" w:eastAsia="Times New Roman" w:hAnsi="Times New Roman"/>
              </w:rPr>
            </w:pPr>
          </w:p>
        </w:tc>
        <w:tc>
          <w:tcPr>
            <w:tcW w:w="390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Tổng cộng</w:t>
            </w:r>
          </w:p>
        </w:tc>
        <w:tc>
          <w:tcPr>
            <w:tcW w:w="241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240" w:lineRule="auto"/>
              <w:rPr>
                <w:rFonts w:ascii="Times New Roman" w:eastAsia="Times New Roman" w:hAnsi="Times New Roman"/>
              </w:rPr>
            </w:pPr>
            <w:r w:rsidRPr="00EE671F">
              <w:rPr>
                <w:rFonts w:ascii="Times New Roman" w:eastAsia="Times New Roman" w:hAnsi="Times New Roman"/>
              </w:rPr>
              <w:t xml:space="preserve">               62,303</w:t>
            </w:r>
          </w:p>
        </w:tc>
      </w:tr>
    </w:tbl>
    <w:p w:rsidR="004841D7" w:rsidRPr="00EE671F" w:rsidRDefault="006E186E" w:rsidP="004841D7">
      <w:pPr>
        <w:tabs>
          <w:tab w:val="left" w:pos="683"/>
          <w:tab w:val="left" w:pos="720"/>
        </w:tabs>
        <w:spacing w:line="300" w:lineRule="auto"/>
        <w:jc w:val="both"/>
        <w:rPr>
          <w:rFonts w:ascii="Times New Roman" w:eastAsia="Times New Roman" w:hAnsi="Times New Roman"/>
          <w:sz w:val="26"/>
          <w:szCs w:val="26"/>
        </w:rPr>
      </w:pPr>
      <w:r>
        <w:rPr>
          <w:rFonts w:ascii="Times New Roman" w:eastAsia="Times New Roman" w:hAnsi="Times New Roman"/>
          <w:sz w:val="26"/>
          <w:szCs w:val="26"/>
        </w:rPr>
        <w:t>Hàng tồn kho của Doanh nghiệp chủ yếu là các vật liệu doanh nghiệp đã mua, được xuất hóa đơn  nhưng chưa bán đi. Hàng tồn kho được luân chuyển thường xuyên.</w:t>
      </w:r>
    </w:p>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r w:rsidRPr="00EE671F">
        <w:rPr>
          <w:rFonts w:ascii="Times New Roman" w:eastAsia="Times New Roman" w:hAnsi="Times New Roman"/>
          <w:b/>
          <w:sz w:val="26"/>
          <w:szCs w:val="26"/>
        </w:rPr>
        <w:t xml:space="preserve">  *Tài sản dài hạn:</w:t>
      </w:r>
      <w:r w:rsidRPr="00EE671F">
        <w:rPr>
          <w:rFonts w:ascii="Times New Roman" w:eastAsia="Times New Roman" w:hAnsi="Times New Roman"/>
          <w:sz w:val="26"/>
          <w:szCs w:val="26"/>
        </w:rPr>
        <w:t xml:space="preserve"> Tài sản dài hạn của doanh nghiệp chủ yếu là phương tiện vận tải và dược đầu tư chủ yếu trong  giai đoạn 2014, 2015  để phục vụ vận chuyển nguyên vật liệu tới công trình. Trong năm 2016, 2017 thì doanh nghiệp không có biên động đáng kể về tài sản dài hạn, chủ yếu là giảm tự nhiên giá trị do khấu hao . Hiện nay doanh nghiệp có số lượng tài sản cố định là: 10 ô tô vận tải, 01 xe nâng động cơ, 4 máy lu, 03 máy xúc, 02 máy ủi, 02 máy rải nhựa đường, 02 máy phát điện, 01 máy hàn….  Để phục vụ hoạt động sản xuất kinh doanh.</w:t>
      </w:r>
    </w:p>
    <w:p w:rsidR="004841D7" w:rsidRDefault="004841D7" w:rsidP="004841D7">
      <w:pPr>
        <w:tabs>
          <w:tab w:val="left" w:pos="683"/>
          <w:tab w:val="left" w:pos="720"/>
        </w:tabs>
        <w:spacing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w:t>
      </w:r>
      <w:r w:rsidRPr="00EE671F">
        <w:rPr>
          <w:rFonts w:ascii="Times New Roman" w:eastAsia="Times New Roman" w:hAnsi="Times New Roman"/>
          <w:b/>
          <w:sz w:val="26"/>
          <w:szCs w:val="26"/>
        </w:rPr>
        <w:t>Nguồn vốn :</w:t>
      </w:r>
      <w:r w:rsidRPr="00EE671F">
        <w:rPr>
          <w:rFonts w:ascii="Times New Roman" w:eastAsia="Times New Roman" w:hAnsi="Times New Roman"/>
          <w:sz w:val="26"/>
          <w:szCs w:val="26"/>
        </w:rPr>
        <w:t xml:space="preserve"> Tổng nguồn vốn thời điểm 31.12.2017 là 195.</w:t>
      </w:r>
      <w:r w:rsidR="00EE671F">
        <w:rPr>
          <w:rFonts w:ascii="Times New Roman" w:eastAsia="Times New Roman" w:hAnsi="Times New Roman"/>
          <w:sz w:val="26"/>
          <w:szCs w:val="26"/>
        </w:rPr>
        <w:t>5</w:t>
      </w:r>
      <w:r w:rsidRPr="00EE671F">
        <w:rPr>
          <w:rFonts w:ascii="Times New Roman" w:eastAsia="Times New Roman" w:hAnsi="Times New Roman"/>
          <w:sz w:val="26"/>
          <w:szCs w:val="26"/>
        </w:rPr>
        <w:t xml:space="preserve"> tỷ đồng, tăng 131.6 tỷ đồng so với 31.12.2016 với tốc độ tăng 206%</w:t>
      </w:r>
    </w:p>
    <w:p w:rsidR="00EE671F" w:rsidRPr="00EE671F" w:rsidRDefault="00EE671F" w:rsidP="004841D7">
      <w:pPr>
        <w:tabs>
          <w:tab w:val="left" w:pos="683"/>
          <w:tab w:val="left" w:pos="720"/>
        </w:tabs>
        <w:spacing w:line="300" w:lineRule="auto"/>
        <w:jc w:val="both"/>
        <w:rPr>
          <w:rFonts w:ascii="Times New Roman" w:eastAsia="Times New Roman" w:hAnsi="Times New Roman"/>
          <w:sz w:val="26"/>
          <w:szCs w:val="26"/>
        </w:rPr>
      </w:pPr>
    </w:p>
    <w:tbl>
      <w:tblPr>
        <w:tblW w:w="9077" w:type="dxa"/>
        <w:tblInd w:w="103" w:type="dxa"/>
        <w:tblLook w:val="04A0"/>
      </w:tblPr>
      <w:tblGrid>
        <w:gridCol w:w="680"/>
        <w:gridCol w:w="2559"/>
        <w:gridCol w:w="1045"/>
        <w:gridCol w:w="1044"/>
        <w:gridCol w:w="1231"/>
        <w:gridCol w:w="817"/>
        <w:gridCol w:w="851"/>
        <w:gridCol w:w="850"/>
      </w:tblGrid>
      <w:tr w:rsidR="004841D7" w:rsidRPr="00EE671F" w:rsidTr="00D014E6">
        <w:trPr>
          <w:trHeight w:val="474"/>
        </w:trPr>
        <w:tc>
          <w:tcPr>
            <w:tcW w:w="6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STT</w:t>
            </w:r>
          </w:p>
        </w:tc>
        <w:tc>
          <w:tcPr>
            <w:tcW w:w="255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0"/>
                <w:szCs w:val="20"/>
              </w:rPr>
            </w:pPr>
            <w:r w:rsidRPr="00EE671F">
              <w:rPr>
                <w:rFonts w:ascii="Times New Roman" w:eastAsia="Times New Roman" w:hAnsi="Times New Roman"/>
                <w:b/>
                <w:bCs/>
                <w:sz w:val="20"/>
                <w:szCs w:val="20"/>
              </w:rPr>
              <w:t>CHỈ TIÊU</w:t>
            </w:r>
          </w:p>
        </w:tc>
        <w:tc>
          <w:tcPr>
            <w:tcW w:w="3320" w:type="dxa"/>
            <w:gridSpan w:val="3"/>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NĂM</w:t>
            </w:r>
          </w:p>
        </w:tc>
        <w:tc>
          <w:tcPr>
            <w:tcW w:w="2518" w:type="dxa"/>
            <w:gridSpan w:val="3"/>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0"/>
                <w:szCs w:val="20"/>
              </w:rPr>
            </w:pPr>
            <w:r w:rsidRPr="00EE671F">
              <w:rPr>
                <w:rFonts w:ascii="Times New Roman" w:eastAsia="Times New Roman" w:hAnsi="Times New Roman"/>
                <w:sz w:val="20"/>
                <w:szCs w:val="20"/>
              </w:rPr>
              <w:t>TỶ TRỌNG</w:t>
            </w:r>
          </w:p>
        </w:tc>
      </w:tr>
      <w:tr w:rsidR="004841D7" w:rsidRPr="00EE671F" w:rsidTr="00D014E6">
        <w:trPr>
          <w:trHeight w:val="474"/>
        </w:trPr>
        <w:tc>
          <w:tcPr>
            <w:tcW w:w="680"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2559" w:type="dxa"/>
            <w:vMerge/>
            <w:tcBorders>
              <w:top w:val="single" w:sz="4" w:space="0" w:color="auto"/>
              <w:left w:val="single" w:sz="4" w:space="0" w:color="auto"/>
              <w:bottom w:val="single" w:sz="4" w:space="0" w:color="000000"/>
              <w:right w:val="single" w:sz="4" w:space="0" w:color="auto"/>
            </w:tcBorders>
            <w:vAlign w:val="center"/>
            <w:hideMark/>
          </w:tcPr>
          <w:p w:rsidR="004841D7" w:rsidRPr="00EE671F" w:rsidRDefault="004841D7" w:rsidP="004841D7">
            <w:pPr>
              <w:spacing w:after="0" w:line="300" w:lineRule="auto"/>
              <w:rPr>
                <w:rFonts w:ascii="Times New Roman" w:eastAsia="Times New Roman" w:hAnsi="Times New Roman"/>
                <w:b/>
                <w:bCs/>
                <w:sz w:val="20"/>
                <w:szCs w:val="20"/>
              </w:rPr>
            </w:pP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2,015</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2016</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2017</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2015</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2016</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2017</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A</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Nợ phải trả</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29,665</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26,644</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157,028</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45%</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42%</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80%</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Vay và nợ ngắn hạn</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18,490</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14,996</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101,999</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28%</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23%</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52%</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xml:space="preserve"> Phải trả người bán</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10,681</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9,004</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54,409</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16%</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14%</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28%</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B</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b/>
                <w:bCs/>
                <w:sz w:val="20"/>
                <w:szCs w:val="20"/>
              </w:rPr>
            </w:pPr>
            <w:r w:rsidRPr="00EE671F">
              <w:rPr>
                <w:rFonts w:ascii="Times New Roman" w:eastAsia="Times New Roman" w:hAnsi="Times New Roman"/>
                <w:b/>
                <w:bCs/>
                <w:sz w:val="20"/>
                <w:szCs w:val="20"/>
              </w:rPr>
              <w:t>Vốn chủ sở hữu</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36,332</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37,296</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38,510</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55%</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58%</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b/>
                <w:bCs/>
                <w:sz w:val="20"/>
                <w:szCs w:val="20"/>
              </w:rPr>
            </w:pPr>
            <w:r w:rsidRPr="00EE671F">
              <w:rPr>
                <w:rFonts w:ascii="Times New Roman" w:eastAsia="Times New Roman" w:hAnsi="Times New Roman"/>
                <w:b/>
                <w:bCs/>
                <w:sz w:val="20"/>
                <w:szCs w:val="20"/>
              </w:rPr>
              <w:t>20%</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Vốn đầu tư của chủ sở hữu</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35,000</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35,000</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35,000</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53%</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55%</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18%</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Lợi nhuận sau thuế CPP</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1,332</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2,296</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3,510</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4%</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2%</w:t>
            </w:r>
          </w:p>
        </w:tc>
      </w:tr>
      <w:tr w:rsidR="004841D7" w:rsidRPr="00EE671F" w:rsidTr="00D014E6">
        <w:trPr>
          <w:trHeight w:val="474"/>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 </w:t>
            </w:r>
          </w:p>
        </w:tc>
        <w:tc>
          <w:tcPr>
            <w:tcW w:w="2559"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0"/>
                <w:szCs w:val="20"/>
              </w:rPr>
            </w:pPr>
            <w:r w:rsidRPr="00EE671F">
              <w:rPr>
                <w:rFonts w:ascii="Times New Roman" w:eastAsia="Times New Roman" w:hAnsi="Times New Roman"/>
                <w:sz w:val="20"/>
                <w:szCs w:val="20"/>
              </w:rPr>
              <w:t>Tổng nguốn vốn</w:t>
            </w:r>
          </w:p>
        </w:tc>
        <w:tc>
          <w:tcPr>
            <w:tcW w:w="104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65,997</w:t>
            </w:r>
          </w:p>
        </w:tc>
        <w:tc>
          <w:tcPr>
            <w:tcW w:w="1044"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63,940</w:t>
            </w:r>
          </w:p>
        </w:tc>
        <w:tc>
          <w:tcPr>
            <w:tcW w:w="123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195,538</w:t>
            </w:r>
          </w:p>
        </w:tc>
        <w:tc>
          <w:tcPr>
            <w:tcW w:w="81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100%</w:t>
            </w:r>
          </w:p>
        </w:tc>
        <w:tc>
          <w:tcPr>
            <w:tcW w:w="85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100%</w:t>
            </w:r>
          </w:p>
        </w:tc>
        <w:tc>
          <w:tcPr>
            <w:tcW w:w="85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right"/>
              <w:rPr>
                <w:rFonts w:ascii="Times New Roman" w:eastAsia="Times New Roman" w:hAnsi="Times New Roman"/>
                <w:sz w:val="20"/>
                <w:szCs w:val="20"/>
              </w:rPr>
            </w:pPr>
            <w:r w:rsidRPr="00EE671F">
              <w:rPr>
                <w:rFonts w:ascii="Times New Roman" w:eastAsia="Times New Roman" w:hAnsi="Times New Roman"/>
                <w:sz w:val="20"/>
                <w:szCs w:val="20"/>
              </w:rPr>
              <w:t>100%</w:t>
            </w:r>
          </w:p>
        </w:tc>
      </w:tr>
    </w:tbl>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p>
    <w:p w:rsidR="004841D7" w:rsidRPr="00EE671F" w:rsidRDefault="004841D7" w:rsidP="004841D7">
      <w:pPr>
        <w:tabs>
          <w:tab w:val="left" w:pos="683"/>
          <w:tab w:val="left" w:pos="720"/>
        </w:tabs>
        <w:spacing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 xml:space="preserve">Trong cơ cấu nguồn vốn của doanh nghiệp tại thời điểm 31.12.2017, vốn chủ sở hữu chiếm khoảng 20% tổng nguồn vốn, còn lại là nợ phải trả. So với năm 2017, Nợ phải trả của doanh nghiệp đã tăng từ 26,6 tỷ đồng lên 157 tỷ đồng. trong đó gia tăng cả nợ vay ngắn hạn ngân hàng và phải trả người bán. Nợ vay ngân hàng chủ yếu là khoản vay của khách hàng tại Agribank </w:t>
      </w:r>
      <w:r w:rsidR="00502901">
        <w:rPr>
          <w:rFonts w:ascii="Times New Roman" w:eastAsia="Times New Roman" w:hAnsi="Times New Roman"/>
          <w:sz w:val="26"/>
          <w:szCs w:val="26"/>
        </w:rPr>
        <w:t>..............</w:t>
      </w:r>
      <w:r w:rsidRPr="00EE671F">
        <w:rPr>
          <w:rFonts w:ascii="Times New Roman" w:eastAsia="Times New Roman" w:hAnsi="Times New Roman"/>
          <w:sz w:val="26"/>
          <w:szCs w:val="26"/>
        </w:rPr>
        <w:t>, khoản vay được trả nợ đầy đủ, đúng hạn. Nợ phải trả người bán bao gồm khoản nợ đối với một số khách hàng lớn như sau:</w:t>
      </w:r>
    </w:p>
    <w:tbl>
      <w:tblPr>
        <w:tblW w:w="6662"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6"/>
        <w:gridCol w:w="2126"/>
      </w:tblGrid>
      <w:tr w:rsidR="004841D7" w:rsidRPr="00EE671F" w:rsidTr="00D014E6">
        <w:trPr>
          <w:trHeight w:val="315"/>
        </w:trPr>
        <w:tc>
          <w:tcPr>
            <w:tcW w:w="4536" w:type="dxa"/>
            <w:shd w:val="clear" w:color="auto" w:fill="auto"/>
            <w:noWrap/>
            <w:vAlign w:val="bottom"/>
          </w:tcPr>
          <w:p w:rsidR="004841D7" w:rsidRPr="00EE671F" w:rsidRDefault="004841D7" w:rsidP="004841D7">
            <w:pPr>
              <w:spacing w:after="0" w:line="300" w:lineRule="auto"/>
              <w:rPr>
                <w:rFonts w:ascii="Times New Roman" w:eastAsia="Times New Roman" w:hAnsi="Times New Roman"/>
                <w:b/>
              </w:rPr>
            </w:pPr>
            <w:r w:rsidRPr="00EE671F">
              <w:rPr>
                <w:rFonts w:ascii="Times New Roman" w:eastAsia="Times New Roman" w:hAnsi="Times New Roman"/>
                <w:b/>
              </w:rPr>
              <w:t>Tên người bán</w:t>
            </w:r>
          </w:p>
        </w:tc>
        <w:tc>
          <w:tcPr>
            <w:tcW w:w="2126" w:type="dxa"/>
            <w:shd w:val="clear" w:color="auto" w:fill="auto"/>
            <w:noWrap/>
            <w:vAlign w:val="bottom"/>
          </w:tcPr>
          <w:p w:rsidR="004841D7" w:rsidRPr="00EE671F" w:rsidRDefault="004841D7" w:rsidP="004841D7">
            <w:pPr>
              <w:spacing w:after="0" w:line="300" w:lineRule="auto"/>
              <w:rPr>
                <w:rFonts w:ascii="Times New Roman" w:eastAsia="Times New Roman" w:hAnsi="Times New Roman"/>
                <w:b/>
              </w:rPr>
            </w:pPr>
            <w:r w:rsidRPr="00EE671F">
              <w:rPr>
                <w:rFonts w:ascii="Times New Roman" w:eastAsia="Times New Roman" w:hAnsi="Times New Roman"/>
                <w:b/>
              </w:rPr>
              <w:t>Giá trị ( triệu đồng)</w:t>
            </w:r>
          </w:p>
        </w:tc>
      </w:tr>
      <w:tr w:rsidR="004841D7" w:rsidRPr="00EE671F" w:rsidTr="00D014E6">
        <w:trPr>
          <w:trHeight w:val="315"/>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Công ty TNHH Vàng Bạc và TMDV Tiến Lực</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19,204</w:t>
            </w:r>
          </w:p>
        </w:tc>
      </w:tr>
      <w:tr w:rsidR="004841D7" w:rsidRPr="00EE671F" w:rsidTr="00D014E6">
        <w:trPr>
          <w:trHeight w:val="315"/>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Công ty Cổ Phần thép &amp;TM Hà Nội</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5,624</w:t>
            </w:r>
          </w:p>
        </w:tc>
      </w:tr>
      <w:tr w:rsidR="004841D7" w:rsidRPr="00EE671F" w:rsidTr="00D014E6">
        <w:trPr>
          <w:trHeight w:val="330"/>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Công ty TNHH TM và Dịch Vụ Lân Huế</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11,740</w:t>
            </w:r>
          </w:p>
        </w:tc>
      </w:tr>
      <w:tr w:rsidR="004841D7" w:rsidRPr="00EE671F" w:rsidTr="00D014E6">
        <w:trPr>
          <w:trHeight w:val="330"/>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Công ty CP ĐT XD &amp; TM Thiên Nhật</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7,064</w:t>
            </w:r>
          </w:p>
        </w:tc>
      </w:tr>
      <w:tr w:rsidR="004841D7" w:rsidRPr="00EE671F" w:rsidTr="00D014E6">
        <w:trPr>
          <w:trHeight w:val="330"/>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Công ty TNHH MTV Dương Phong Hòa Bình</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1,279</w:t>
            </w:r>
          </w:p>
        </w:tc>
      </w:tr>
      <w:tr w:rsidR="004841D7" w:rsidRPr="00EE671F" w:rsidTr="00D014E6">
        <w:trPr>
          <w:trHeight w:val="330"/>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Công ty CP Phát triển Thảo Nguyên</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4,017</w:t>
            </w:r>
          </w:p>
        </w:tc>
      </w:tr>
      <w:tr w:rsidR="004841D7" w:rsidRPr="00EE671F" w:rsidTr="00D014E6">
        <w:trPr>
          <w:trHeight w:val="330"/>
        </w:trPr>
        <w:tc>
          <w:tcPr>
            <w:tcW w:w="4536" w:type="dxa"/>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CN Công ty CP 369 tại HN</w:t>
            </w:r>
          </w:p>
        </w:tc>
        <w:tc>
          <w:tcPr>
            <w:tcW w:w="2126" w:type="dxa"/>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2,703</w:t>
            </w:r>
          </w:p>
        </w:tc>
      </w:tr>
    </w:tbl>
    <w:p w:rsidR="004841D7" w:rsidRPr="00EE671F" w:rsidRDefault="004841D7" w:rsidP="004841D7">
      <w:pPr>
        <w:tabs>
          <w:tab w:val="left" w:pos="720"/>
        </w:tabs>
        <w:spacing w:line="300" w:lineRule="auto"/>
        <w:jc w:val="both"/>
        <w:rPr>
          <w:rFonts w:ascii="Times New Roman" w:hAnsi="Times New Roman"/>
          <w:b/>
          <w:bCs/>
          <w:iCs/>
          <w:sz w:val="26"/>
          <w:szCs w:val="26"/>
        </w:rPr>
      </w:pPr>
    </w:p>
    <w:p w:rsidR="004841D7" w:rsidRPr="00EE671F" w:rsidRDefault="004841D7" w:rsidP="004841D7">
      <w:pPr>
        <w:tabs>
          <w:tab w:val="left" w:pos="720"/>
        </w:tabs>
        <w:spacing w:line="300" w:lineRule="auto"/>
        <w:jc w:val="both"/>
        <w:rPr>
          <w:rFonts w:ascii="Times New Roman" w:hAnsi="Times New Roman"/>
          <w:bCs/>
          <w:iCs/>
          <w:sz w:val="26"/>
          <w:szCs w:val="26"/>
        </w:rPr>
      </w:pPr>
      <w:r w:rsidRPr="00EE671F">
        <w:rPr>
          <w:rFonts w:ascii="Times New Roman" w:hAnsi="Times New Roman"/>
          <w:bCs/>
          <w:iCs/>
          <w:sz w:val="26"/>
          <w:szCs w:val="26"/>
        </w:rPr>
        <w:t>Tình hình thanh toán công nợ của công ty tương đối tốt, vòng quay các khoản phải trả trong năm là 4.4 vòng cho thấy việc thanh toán được luân chuyển thường xuyên,  liên tục.</w:t>
      </w:r>
    </w:p>
    <w:p w:rsidR="004841D7" w:rsidRPr="00EE671F" w:rsidRDefault="004841D7" w:rsidP="004841D7">
      <w:pPr>
        <w:numPr>
          <w:ilvl w:val="0"/>
          <w:numId w:val="43"/>
        </w:numPr>
        <w:tabs>
          <w:tab w:val="left" w:pos="720"/>
        </w:tabs>
        <w:spacing w:line="300" w:lineRule="auto"/>
        <w:jc w:val="both"/>
        <w:rPr>
          <w:rFonts w:ascii="Times New Roman" w:hAnsi="Times New Roman"/>
          <w:b/>
          <w:bCs/>
          <w:iCs/>
          <w:sz w:val="26"/>
          <w:szCs w:val="26"/>
        </w:rPr>
      </w:pPr>
      <w:r w:rsidRPr="00EE671F">
        <w:rPr>
          <w:rFonts w:ascii="Times New Roman" w:hAnsi="Times New Roman"/>
          <w:b/>
          <w:bCs/>
          <w:iCs/>
          <w:sz w:val="26"/>
          <w:szCs w:val="26"/>
        </w:rPr>
        <w:t>Tình hình công nợ</w:t>
      </w:r>
    </w:p>
    <w:tbl>
      <w:tblPr>
        <w:tblW w:w="7084" w:type="dxa"/>
        <w:tblInd w:w="675" w:type="dxa"/>
        <w:tblLook w:val="04A0"/>
      </w:tblPr>
      <w:tblGrid>
        <w:gridCol w:w="3969"/>
        <w:gridCol w:w="1369"/>
        <w:gridCol w:w="1369"/>
        <w:gridCol w:w="1369"/>
      </w:tblGrid>
      <w:tr w:rsidR="00547F82" w:rsidRPr="00EE671F" w:rsidTr="00D014E6">
        <w:trPr>
          <w:trHeight w:val="822"/>
        </w:trPr>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41D7" w:rsidRPr="00EE671F" w:rsidRDefault="004841D7" w:rsidP="004841D7">
            <w:pPr>
              <w:spacing w:after="0" w:line="300" w:lineRule="auto"/>
              <w:jc w:val="center"/>
              <w:rPr>
                <w:rFonts w:ascii=".VnTime" w:eastAsia="Times New Roman" w:hAnsi=".VnTime" w:cs="Arial"/>
                <w:b/>
                <w:bCs/>
                <w:sz w:val="24"/>
                <w:szCs w:val="24"/>
              </w:rPr>
            </w:pPr>
            <w:r w:rsidRPr="00EE671F">
              <w:rPr>
                <w:rFonts w:ascii=".VnTime" w:eastAsia="Times New Roman" w:hAnsi=".VnTime" w:cs="Arial"/>
                <w:b/>
                <w:bCs/>
                <w:sz w:val="24"/>
                <w:szCs w:val="24"/>
              </w:rPr>
              <w:t>ChØ tiªu</w:t>
            </w:r>
          </w:p>
        </w:tc>
        <w:tc>
          <w:tcPr>
            <w:tcW w:w="755" w:type="dxa"/>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2015</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2016</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2017</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VnTime" w:eastAsia="Times New Roman" w:hAnsi=".VnTime" w:cs="Arial"/>
                <w:sz w:val="24"/>
                <w:szCs w:val="24"/>
              </w:rPr>
            </w:pPr>
            <w:r w:rsidRPr="00EE671F">
              <w:rPr>
                <w:rFonts w:ascii=".VnTime" w:eastAsia="Times New Roman" w:hAnsi=".VnTime" w:cs="Arial"/>
                <w:sz w:val="24"/>
                <w:szCs w:val="24"/>
              </w:rPr>
              <w:t>C¸c kho¶n ph¶i thu</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12,950</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right"/>
              <w:rPr>
                <w:rFonts w:ascii="Times New Roman" w:eastAsia="Times New Roman" w:hAnsi="Times New Roman"/>
                <w:sz w:val="24"/>
                <w:szCs w:val="24"/>
              </w:rPr>
            </w:pPr>
            <w:r w:rsidRPr="00EE671F">
              <w:rPr>
                <w:rFonts w:ascii="Times New Roman" w:eastAsia="Times New Roman" w:hAnsi="Times New Roman"/>
                <w:sz w:val="24"/>
                <w:szCs w:val="24"/>
              </w:rPr>
              <w:t>6,704</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120,854</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VnTime" w:eastAsia="Times New Roman" w:hAnsi=".VnTime" w:cs="Arial"/>
                <w:sz w:val="24"/>
                <w:szCs w:val="24"/>
              </w:rPr>
            </w:pPr>
            <w:r w:rsidRPr="00EE671F">
              <w:rPr>
                <w:rFonts w:ascii=".VnTime" w:eastAsia="Times New Roman" w:hAnsi=".VnTime" w:cs="Arial"/>
                <w:sz w:val="24"/>
                <w:szCs w:val="24"/>
              </w:rPr>
              <w:t>C¸c kho¶n ph¶i tr¶</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right"/>
              <w:rPr>
                <w:rFonts w:ascii="Times New Roman" w:eastAsia="Times New Roman" w:hAnsi="Times New Roman"/>
                <w:sz w:val="24"/>
                <w:szCs w:val="24"/>
              </w:rPr>
            </w:pPr>
            <w:r w:rsidRPr="00EE671F">
              <w:rPr>
                <w:rFonts w:ascii="Times New Roman" w:eastAsia="Times New Roman" w:hAnsi="Times New Roman"/>
                <w:sz w:val="24"/>
                <w:szCs w:val="24"/>
              </w:rPr>
              <w:t>29,665</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right"/>
              <w:rPr>
                <w:rFonts w:ascii="Times New Roman" w:eastAsia="Times New Roman" w:hAnsi="Times New Roman"/>
                <w:sz w:val="24"/>
                <w:szCs w:val="24"/>
              </w:rPr>
            </w:pPr>
            <w:r w:rsidRPr="00EE671F">
              <w:rPr>
                <w:rFonts w:ascii="Times New Roman" w:eastAsia="Times New Roman" w:hAnsi="Times New Roman"/>
                <w:sz w:val="24"/>
                <w:szCs w:val="24"/>
              </w:rPr>
              <w:t>26,644</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157,028</w:t>
            </w:r>
          </w:p>
        </w:tc>
      </w:tr>
      <w:tr w:rsidR="00547F82" w:rsidRPr="00EE671F" w:rsidTr="00547F82">
        <w:trPr>
          <w:trHeight w:val="421"/>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VnTime" w:eastAsia="Times New Roman" w:hAnsi=".VnTime" w:cs="Arial"/>
                <w:b/>
                <w:bCs/>
                <w:iCs/>
                <w:sz w:val="24"/>
                <w:szCs w:val="24"/>
              </w:rPr>
            </w:pPr>
            <w:r w:rsidRPr="00EE671F">
              <w:rPr>
                <w:rFonts w:ascii=".VnTime" w:eastAsia="Times New Roman" w:hAnsi=".VnTime" w:cs="Arial"/>
                <w:b/>
                <w:bCs/>
                <w:iCs/>
                <w:sz w:val="24"/>
                <w:szCs w:val="24"/>
              </w:rPr>
              <w:t>Chªnh lÖch (1-2)</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(16,715)</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(19,940)</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(36,174)</w:t>
            </w:r>
          </w:p>
        </w:tc>
      </w:tr>
      <w:tr w:rsidR="00547F82" w:rsidRPr="00EE671F" w:rsidTr="00547F82">
        <w:trPr>
          <w:trHeight w:val="303"/>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b/>
                <w:bCs/>
                <w:iCs/>
                <w:sz w:val="24"/>
                <w:szCs w:val="24"/>
              </w:rPr>
            </w:pPr>
            <w:r w:rsidRPr="00EE671F">
              <w:rPr>
                <w:rFonts w:ascii="Times New Roman" w:eastAsia="Times New Roman" w:hAnsi="Times New Roman"/>
                <w:b/>
                <w:bCs/>
                <w:iCs/>
                <w:sz w:val="24"/>
                <w:szCs w:val="24"/>
              </w:rPr>
              <w:t>Khoản chiếm dụng của bạn hàng</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10,681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9,004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54,409 </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Khách hàng trả tiền trước</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   </w:t>
            </w:r>
          </w:p>
        </w:tc>
      </w:tr>
      <w:tr w:rsidR="00F37971" w:rsidRPr="00EE671F" w:rsidTr="00F37971">
        <w:trPr>
          <w:trHeight w:val="224"/>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Phải trả người bán</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10,681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9,004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54,409 </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b/>
                <w:bCs/>
                <w:iCs/>
                <w:sz w:val="24"/>
                <w:szCs w:val="24"/>
              </w:rPr>
            </w:pPr>
            <w:r w:rsidRPr="00EE671F">
              <w:rPr>
                <w:rFonts w:ascii="Times New Roman" w:eastAsia="Times New Roman" w:hAnsi="Times New Roman"/>
                <w:b/>
                <w:bCs/>
                <w:iCs/>
                <w:sz w:val="24"/>
                <w:szCs w:val="24"/>
              </w:rPr>
              <w:t>Khoản bị bạn hàng chiếm dụng</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12,950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6,704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120,854 </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Phải thu của người mua</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12,704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6,369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119,181 </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Trả trước cho người bán</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246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335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sz w:val="24"/>
                <w:szCs w:val="24"/>
              </w:rPr>
            </w:pPr>
            <w:r w:rsidRPr="00EE671F">
              <w:rPr>
                <w:rFonts w:ascii=".VnTime" w:eastAsia="Times New Roman" w:hAnsi=".VnTime" w:cs="Arial"/>
                <w:sz w:val="24"/>
                <w:szCs w:val="24"/>
              </w:rPr>
              <w:t xml:space="preserve">        1,673 </w:t>
            </w:r>
          </w:p>
        </w:tc>
      </w:tr>
      <w:tr w:rsidR="00547F82" w:rsidRPr="00EE671F" w:rsidTr="00D014E6">
        <w:trPr>
          <w:trHeight w:val="420"/>
        </w:trPr>
        <w:tc>
          <w:tcPr>
            <w:tcW w:w="3969"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Chênh lệch (3-4)</w:t>
            </w:r>
          </w:p>
        </w:tc>
        <w:tc>
          <w:tcPr>
            <w:tcW w:w="755"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(2,269)</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2,300 </w:t>
            </w:r>
          </w:p>
        </w:tc>
        <w:tc>
          <w:tcPr>
            <w:tcW w:w="11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VnTime" w:eastAsia="Times New Roman" w:hAnsi=".VnTime" w:cs="Arial"/>
                <w:b/>
                <w:bCs/>
                <w:i/>
                <w:iCs/>
                <w:sz w:val="24"/>
                <w:szCs w:val="24"/>
              </w:rPr>
            </w:pPr>
            <w:r w:rsidRPr="00EE671F">
              <w:rPr>
                <w:rFonts w:ascii=".VnTime" w:eastAsia="Times New Roman" w:hAnsi=".VnTime" w:cs="Arial"/>
                <w:b/>
                <w:bCs/>
                <w:i/>
                <w:iCs/>
                <w:sz w:val="24"/>
                <w:szCs w:val="24"/>
              </w:rPr>
              <w:t xml:space="preserve">    (66,445)</w:t>
            </w:r>
          </w:p>
        </w:tc>
      </w:tr>
    </w:tbl>
    <w:p w:rsidR="00547F82" w:rsidRDefault="00547F82" w:rsidP="004841D7">
      <w:pPr>
        <w:tabs>
          <w:tab w:val="left" w:pos="720"/>
        </w:tabs>
        <w:spacing w:line="300" w:lineRule="auto"/>
        <w:jc w:val="both"/>
        <w:rPr>
          <w:rFonts w:ascii="Times New Roman" w:hAnsi="Times New Roman"/>
          <w:bCs/>
          <w:iCs/>
          <w:sz w:val="26"/>
          <w:szCs w:val="26"/>
        </w:rPr>
      </w:pPr>
    </w:p>
    <w:p w:rsidR="004841D7" w:rsidRPr="00EE671F" w:rsidRDefault="004841D7" w:rsidP="004841D7">
      <w:pPr>
        <w:tabs>
          <w:tab w:val="left" w:pos="720"/>
        </w:tabs>
        <w:spacing w:line="300" w:lineRule="auto"/>
        <w:jc w:val="both"/>
        <w:rPr>
          <w:rFonts w:ascii="Times New Roman" w:hAnsi="Times New Roman"/>
          <w:bCs/>
          <w:iCs/>
          <w:sz w:val="26"/>
          <w:szCs w:val="26"/>
        </w:rPr>
      </w:pPr>
      <w:r w:rsidRPr="00EE671F">
        <w:rPr>
          <w:rFonts w:ascii="Times New Roman" w:hAnsi="Times New Roman"/>
          <w:bCs/>
          <w:iCs/>
          <w:sz w:val="26"/>
          <w:szCs w:val="26"/>
        </w:rPr>
        <w:tab/>
        <w:t>So sánh tình hình cân đối công nợ của Doanh nghiệp qua một số giai đoạn thì thấy các khoản phải thu của doanh nghiệp luôn nhỏ hơn các khoản phải trả, Như vậy Doanh nghiệp có khoản nợ nhiều hơn bị nợ. Các khoản phải thu của doanh nghiệp hiện không có phải thu khó đòi, điều đấy cho thấy khả năng quản lý công nợ của doanh nghiệp tương đối tốt.</w:t>
      </w:r>
    </w:p>
    <w:p w:rsidR="004841D7" w:rsidRPr="00EE671F" w:rsidRDefault="004841D7" w:rsidP="004841D7">
      <w:pPr>
        <w:tabs>
          <w:tab w:val="left" w:pos="720"/>
        </w:tabs>
        <w:spacing w:line="300" w:lineRule="auto"/>
        <w:jc w:val="both"/>
        <w:rPr>
          <w:rFonts w:ascii="Times New Roman" w:hAnsi="Times New Roman"/>
          <w:bCs/>
          <w:iCs/>
          <w:sz w:val="26"/>
          <w:szCs w:val="26"/>
        </w:rPr>
      </w:pPr>
      <w:r w:rsidRPr="00EE671F">
        <w:rPr>
          <w:rFonts w:ascii="Times New Roman" w:hAnsi="Times New Roman"/>
          <w:bCs/>
          <w:iCs/>
          <w:sz w:val="26"/>
          <w:szCs w:val="26"/>
        </w:rPr>
        <w:tab/>
        <w:t>Các khoản chiếm dụng của bạn hàng và bị bạn hàng chiếm dụng không ổn định trong các thời kỳ, số liệu kế toán của doanh nghiệp cũng phải ánh chưa thật sự chuẩn xác nguồn công nợ của doanh nghiệp vì đôi khi ghi nhận không đúng bản chất do chưa dược xuất hóa đơn bán hàng... Tuy nhiên xét về tổng thể, khoản chiếm dụng của bạn hàng và khoản bị bạn hàng chiếm dụng thường tương đương nhau.</w:t>
      </w:r>
    </w:p>
    <w:p w:rsidR="004841D7" w:rsidRPr="00EE671F" w:rsidRDefault="004841D7" w:rsidP="004841D7">
      <w:pPr>
        <w:numPr>
          <w:ilvl w:val="0"/>
          <w:numId w:val="43"/>
        </w:numPr>
        <w:tabs>
          <w:tab w:val="left" w:pos="720"/>
        </w:tabs>
        <w:spacing w:line="300" w:lineRule="auto"/>
        <w:jc w:val="both"/>
        <w:rPr>
          <w:rFonts w:ascii="Times New Roman" w:hAnsi="Times New Roman"/>
          <w:bCs/>
          <w:iCs/>
          <w:sz w:val="26"/>
          <w:szCs w:val="26"/>
        </w:rPr>
      </w:pPr>
      <w:r w:rsidRPr="00EE671F">
        <w:rPr>
          <w:rFonts w:ascii="Times New Roman" w:eastAsia="Times New Roman" w:hAnsi="Times New Roman"/>
          <w:sz w:val="26"/>
          <w:szCs w:val="26"/>
        </w:rPr>
        <w:t>Nguồn vốn lưu động thường xuyên của doanh nghiệp qua các năm như sau:</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0"/>
        <w:gridCol w:w="3420"/>
      </w:tblGrid>
      <w:tr w:rsidR="004841D7" w:rsidRPr="00EE671F" w:rsidTr="00D014E6">
        <w:tc>
          <w:tcPr>
            <w:tcW w:w="1080" w:type="dxa"/>
            <w:shd w:val="clear" w:color="auto" w:fill="auto"/>
          </w:tcPr>
          <w:p w:rsidR="004841D7" w:rsidRPr="00EE671F" w:rsidRDefault="004841D7" w:rsidP="004841D7">
            <w:pPr>
              <w:spacing w:after="0" w:line="300" w:lineRule="auto"/>
              <w:ind w:right="-23"/>
              <w:jc w:val="both"/>
              <w:rPr>
                <w:rFonts w:ascii="Times New Roman" w:eastAsia="Times New Roman" w:hAnsi="Times New Roman"/>
                <w:b/>
                <w:sz w:val="26"/>
                <w:szCs w:val="26"/>
              </w:rPr>
            </w:pPr>
            <w:r w:rsidRPr="00EE671F">
              <w:rPr>
                <w:rFonts w:ascii="Times New Roman" w:eastAsia="Times New Roman" w:hAnsi="Times New Roman"/>
                <w:b/>
                <w:sz w:val="26"/>
                <w:szCs w:val="26"/>
              </w:rPr>
              <w:t>Năm</w:t>
            </w:r>
          </w:p>
        </w:tc>
        <w:tc>
          <w:tcPr>
            <w:tcW w:w="3420" w:type="dxa"/>
            <w:shd w:val="clear" w:color="auto" w:fill="auto"/>
          </w:tcPr>
          <w:p w:rsidR="004841D7" w:rsidRPr="00EE671F" w:rsidRDefault="004841D7" w:rsidP="004841D7">
            <w:pPr>
              <w:spacing w:after="0" w:line="300" w:lineRule="auto"/>
              <w:ind w:right="-23"/>
              <w:jc w:val="both"/>
              <w:rPr>
                <w:rFonts w:ascii="Times New Roman" w:eastAsia="Times New Roman" w:hAnsi="Times New Roman"/>
                <w:b/>
                <w:sz w:val="26"/>
                <w:szCs w:val="26"/>
              </w:rPr>
            </w:pPr>
            <w:r w:rsidRPr="00EE671F">
              <w:rPr>
                <w:rFonts w:ascii="Times New Roman" w:eastAsia="Times New Roman" w:hAnsi="Times New Roman"/>
                <w:b/>
                <w:sz w:val="26"/>
                <w:szCs w:val="26"/>
              </w:rPr>
              <w:t>Vốn luu động thường xuyên</w:t>
            </w:r>
          </w:p>
        </w:tc>
      </w:tr>
      <w:tr w:rsidR="004841D7" w:rsidRPr="00EE671F" w:rsidTr="00D014E6">
        <w:tc>
          <w:tcPr>
            <w:tcW w:w="1080" w:type="dxa"/>
            <w:shd w:val="clear" w:color="auto" w:fill="auto"/>
          </w:tcPr>
          <w:p w:rsidR="004841D7" w:rsidRPr="00EE671F" w:rsidRDefault="004841D7" w:rsidP="004841D7">
            <w:pPr>
              <w:spacing w:after="0" w:line="300" w:lineRule="auto"/>
              <w:ind w:right="-23"/>
              <w:jc w:val="both"/>
              <w:rPr>
                <w:rFonts w:ascii="Times New Roman" w:eastAsia="Times New Roman" w:hAnsi="Times New Roman"/>
                <w:sz w:val="26"/>
                <w:szCs w:val="26"/>
              </w:rPr>
            </w:pPr>
            <w:r w:rsidRPr="00EE671F">
              <w:rPr>
                <w:rFonts w:ascii="Times New Roman" w:eastAsia="Times New Roman" w:hAnsi="Times New Roman"/>
                <w:sz w:val="26"/>
                <w:szCs w:val="26"/>
              </w:rPr>
              <w:t>2014</w:t>
            </w:r>
          </w:p>
        </w:tc>
        <w:tc>
          <w:tcPr>
            <w:tcW w:w="3420" w:type="dxa"/>
            <w:shd w:val="clear" w:color="auto" w:fill="auto"/>
          </w:tcPr>
          <w:p w:rsidR="004841D7" w:rsidRPr="00EE671F" w:rsidRDefault="004841D7" w:rsidP="004841D7">
            <w:pPr>
              <w:spacing w:after="0" w:line="300" w:lineRule="auto"/>
              <w:ind w:right="-23"/>
              <w:jc w:val="center"/>
              <w:rPr>
                <w:rFonts w:ascii="Times New Roman" w:eastAsia="Times New Roman" w:hAnsi="Times New Roman"/>
                <w:sz w:val="26"/>
                <w:szCs w:val="26"/>
              </w:rPr>
            </w:pPr>
            <w:r w:rsidRPr="00EE671F">
              <w:rPr>
                <w:rFonts w:ascii="Times New Roman" w:eastAsia="Times New Roman" w:hAnsi="Times New Roman"/>
                <w:sz w:val="26"/>
                <w:szCs w:val="26"/>
              </w:rPr>
              <w:t>48.423</w:t>
            </w:r>
          </w:p>
        </w:tc>
      </w:tr>
      <w:tr w:rsidR="004841D7" w:rsidRPr="00EE671F" w:rsidTr="00D014E6">
        <w:tc>
          <w:tcPr>
            <w:tcW w:w="1080" w:type="dxa"/>
            <w:shd w:val="clear" w:color="auto" w:fill="auto"/>
          </w:tcPr>
          <w:p w:rsidR="004841D7" w:rsidRPr="00EE671F" w:rsidRDefault="004841D7" w:rsidP="004841D7">
            <w:pPr>
              <w:spacing w:after="0" w:line="300" w:lineRule="auto"/>
              <w:ind w:right="-23"/>
              <w:jc w:val="both"/>
              <w:rPr>
                <w:rFonts w:ascii="Times New Roman" w:eastAsia="Times New Roman" w:hAnsi="Times New Roman"/>
                <w:sz w:val="26"/>
                <w:szCs w:val="26"/>
              </w:rPr>
            </w:pPr>
            <w:r w:rsidRPr="00EE671F">
              <w:rPr>
                <w:rFonts w:ascii="Times New Roman" w:eastAsia="Times New Roman" w:hAnsi="Times New Roman"/>
                <w:sz w:val="26"/>
                <w:szCs w:val="26"/>
              </w:rPr>
              <w:t>2015</w:t>
            </w:r>
          </w:p>
        </w:tc>
        <w:tc>
          <w:tcPr>
            <w:tcW w:w="3420" w:type="dxa"/>
            <w:shd w:val="clear" w:color="auto" w:fill="auto"/>
          </w:tcPr>
          <w:p w:rsidR="004841D7" w:rsidRPr="00EE671F" w:rsidRDefault="004841D7" w:rsidP="004841D7">
            <w:pPr>
              <w:spacing w:after="0" w:line="300" w:lineRule="auto"/>
              <w:ind w:right="-23"/>
              <w:jc w:val="center"/>
              <w:rPr>
                <w:rFonts w:ascii="Times New Roman" w:eastAsia="Times New Roman" w:hAnsi="Times New Roman"/>
                <w:sz w:val="26"/>
                <w:szCs w:val="26"/>
              </w:rPr>
            </w:pPr>
            <w:r w:rsidRPr="00EE671F">
              <w:rPr>
                <w:rFonts w:ascii="Times New Roman" w:eastAsia="Times New Roman" w:hAnsi="Times New Roman"/>
                <w:sz w:val="26"/>
                <w:szCs w:val="26"/>
              </w:rPr>
              <w:t>22.747</w:t>
            </w:r>
          </w:p>
        </w:tc>
      </w:tr>
      <w:tr w:rsidR="004841D7" w:rsidRPr="00EE671F" w:rsidTr="00D014E6">
        <w:tc>
          <w:tcPr>
            <w:tcW w:w="1080" w:type="dxa"/>
            <w:shd w:val="clear" w:color="auto" w:fill="auto"/>
          </w:tcPr>
          <w:p w:rsidR="004841D7" w:rsidRPr="00EE671F" w:rsidRDefault="004841D7" w:rsidP="004841D7">
            <w:pPr>
              <w:spacing w:after="0" w:line="300" w:lineRule="auto"/>
              <w:ind w:right="-23"/>
              <w:jc w:val="both"/>
              <w:rPr>
                <w:rFonts w:ascii="Times New Roman" w:eastAsia="Times New Roman" w:hAnsi="Times New Roman"/>
                <w:sz w:val="26"/>
                <w:szCs w:val="26"/>
              </w:rPr>
            </w:pPr>
            <w:r w:rsidRPr="00EE671F">
              <w:rPr>
                <w:rFonts w:ascii="Times New Roman" w:eastAsia="Times New Roman" w:hAnsi="Times New Roman"/>
                <w:sz w:val="26"/>
                <w:szCs w:val="26"/>
              </w:rPr>
              <w:t>2016</w:t>
            </w:r>
          </w:p>
        </w:tc>
        <w:tc>
          <w:tcPr>
            <w:tcW w:w="3420" w:type="dxa"/>
            <w:shd w:val="clear" w:color="auto" w:fill="auto"/>
          </w:tcPr>
          <w:p w:rsidR="004841D7" w:rsidRPr="00EE671F" w:rsidRDefault="004841D7" w:rsidP="004841D7">
            <w:pPr>
              <w:spacing w:after="0" w:line="300" w:lineRule="auto"/>
              <w:ind w:right="-23"/>
              <w:jc w:val="center"/>
              <w:rPr>
                <w:rFonts w:ascii="Times New Roman" w:eastAsia="Times New Roman" w:hAnsi="Times New Roman"/>
                <w:sz w:val="26"/>
                <w:szCs w:val="26"/>
              </w:rPr>
            </w:pPr>
            <w:r w:rsidRPr="00EE671F">
              <w:rPr>
                <w:rFonts w:ascii="Times New Roman" w:eastAsia="Times New Roman" w:hAnsi="Times New Roman"/>
                <w:sz w:val="26"/>
                <w:szCs w:val="26"/>
              </w:rPr>
              <w:t>30.070</w:t>
            </w:r>
          </w:p>
        </w:tc>
      </w:tr>
      <w:tr w:rsidR="004841D7" w:rsidRPr="00EE671F" w:rsidTr="00D014E6">
        <w:tc>
          <w:tcPr>
            <w:tcW w:w="1080" w:type="dxa"/>
            <w:shd w:val="clear" w:color="auto" w:fill="auto"/>
          </w:tcPr>
          <w:p w:rsidR="004841D7" w:rsidRPr="00EE671F" w:rsidRDefault="004841D7" w:rsidP="004841D7">
            <w:pPr>
              <w:spacing w:after="0" w:line="300" w:lineRule="auto"/>
              <w:ind w:right="-23"/>
              <w:jc w:val="both"/>
              <w:rPr>
                <w:rFonts w:ascii="Times New Roman" w:eastAsia="Times New Roman" w:hAnsi="Times New Roman"/>
                <w:sz w:val="26"/>
                <w:szCs w:val="26"/>
              </w:rPr>
            </w:pPr>
            <w:r w:rsidRPr="00EE671F">
              <w:rPr>
                <w:rFonts w:ascii="Times New Roman" w:eastAsia="Times New Roman" w:hAnsi="Times New Roman"/>
                <w:sz w:val="26"/>
                <w:szCs w:val="26"/>
              </w:rPr>
              <w:t>2017</w:t>
            </w:r>
          </w:p>
        </w:tc>
        <w:tc>
          <w:tcPr>
            <w:tcW w:w="3420" w:type="dxa"/>
            <w:shd w:val="clear" w:color="auto" w:fill="auto"/>
          </w:tcPr>
          <w:p w:rsidR="004841D7" w:rsidRPr="00EE671F" w:rsidRDefault="004841D7" w:rsidP="004841D7">
            <w:pPr>
              <w:spacing w:after="0" w:line="300" w:lineRule="auto"/>
              <w:ind w:right="-23"/>
              <w:jc w:val="center"/>
              <w:rPr>
                <w:rFonts w:ascii="Times New Roman" w:eastAsia="Times New Roman" w:hAnsi="Times New Roman"/>
                <w:sz w:val="26"/>
                <w:szCs w:val="26"/>
              </w:rPr>
            </w:pPr>
            <w:r w:rsidRPr="00EE671F">
              <w:rPr>
                <w:rFonts w:ascii="Times New Roman" w:eastAsia="Times New Roman" w:hAnsi="Times New Roman"/>
                <w:sz w:val="26"/>
                <w:szCs w:val="26"/>
              </w:rPr>
              <w:t>31.050</w:t>
            </w:r>
          </w:p>
        </w:tc>
      </w:tr>
    </w:tbl>
    <w:p w:rsidR="004841D7" w:rsidRPr="00EE671F" w:rsidRDefault="004841D7" w:rsidP="004841D7">
      <w:pPr>
        <w:tabs>
          <w:tab w:val="left" w:pos="720"/>
        </w:tabs>
        <w:spacing w:line="300" w:lineRule="auto"/>
        <w:jc w:val="both"/>
        <w:rPr>
          <w:rFonts w:ascii="Times New Roman" w:hAnsi="Times New Roman"/>
          <w:bCs/>
          <w:iCs/>
          <w:sz w:val="26"/>
          <w:szCs w:val="26"/>
        </w:rPr>
      </w:pPr>
      <w:r w:rsidRPr="00EE671F">
        <w:rPr>
          <w:rFonts w:ascii="Times New Roman" w:hAnsi="Times New Roman"/>
          <w:bCs/>
          <w:iCs/>
          <w:sz w:val="26"/>
          <w:szCs w:val="26"/>
        </w:rPr>
        <w:t>Nhìn vào nguồn vốn lưu động qua các năm của doanh nghiệp, có thể thấy doanh nghiệp có cơ cấu sử dụng vốn hợp lý, tài sản ngắn hạn được tài trợ toàn bộ bởi nguồn vốn ngắn hạn. Nguồn vốn lưu động thường xuyên được duy trì khá hợp lý để đảm bảo cho hoạt động kinh doanh của công ty.</w:t>
      </w:r>
    </w:p>
    <w:p w:rsidR="004841D7" w:rsidRPr="00EE671F" w:rsidRDefault="004841D7" w:rsidP="004841D7">
      <w:pPr>
        <w:spacing w:after="0" w:line="300" w:lineRule="auto"/>
        <w:ind w:right="-23" w:firstLine="567"/>
        <w:jc w:val="both"/>
        <w:rPr>
          <w:rFonts w:ascii="Times New Roman" w:eastAsia="Times New Roman" w:hAnsi="Times New Roman"/>
          <w:b/>
          <w:sz w:val="26"/>
          <w:szCs w:val="26"/>
        </w:rPr>
      </w:pPr>
      <w:r w:rsidRPr="00EE671F">
        <w:rPr>
          <w:rFonts w:ascii="Times New Roman" w:eastAsia="Times New Roman" w:hAnsi="Times New Roman"/>
          <w:b/>
          <w:sz w:val="26"/>
          <w:szCs w:val="26"/>
        </w:rPr>
        <w:t>KẾT QUẢ SẢN XUẤT KINH DOANH</w:t>
      </w:r>
    </w:p>
    <w:tbl>
      <w:tblPr>
        <w:tblW w:w="8460" w:type="dxa"/>
        <w:tblInd w:w="103" w:type="dxa"/>
        <w:tblLook w:val="04A0"/>
      </w:tblPr>
      <w:tblGrid>
        <w:gridCol w:w="3804"/>
        <w:gridCol w:w="996"/>
        <w:gridCol w:w="1000"/>
        <w:gridCol w:w="1000"/>
        <w:gridCol w:w="980"/>
        <w:gridCol w:w="980"/>
      </w:tblGrid>
      <w:tr w:rsidR="004841D7" w:rsidRPr="00EE671F" w:rsidTr="00D014E6">
        <w:trPr>
          <w:trHeight w:val="978"/>
        </w:trPr>
        <w:tc>
          <w:tcPr>
            <w:tcW w:w="380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32"/>
                <w:szCs w:val="32"/>
              </w:rPr>
            </w:pPr>
            <w:r w:rsidRPr="00EE671F">
              <w:rPr>
                <w:rFonts w:ascii="Times New Roman" w:eastAsia="Times New Roman" w:hAnsi="Times New Roman"/>
                <w:b/>
                <w:bCs/>
                <w:sz w:val="32"/>
                <w:szCs w:val="32"/>
              </w:rPr>
              <w:t>Chỉ tiêu</w:t>
            </w:r>
          </w:p>
        </w:tc>
        <w:tc>
          <w:tcPr>
            <w:tcW w:w="696"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2015</w:t>
            </w:r>
          </w:p>
        </w:tc>
        <w:tc>
          <w:tcPr>
            <w:tcW w:w="100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2016</w:t>
            </w:r>
          </w:p>
        </w:tc>
        <w:tc>
          <w:tcPr>
            <w:tcW w:w="100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2017</w:t>
            </w:r>
          </w:p>
        </w:tc>
        <w:tc>
          <w:tcPr>
            <w:tcW w:w="98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So sánh 2017-2016</w:t>
            </w:r>
          </w:p>
        </w:tc>
        <w:tc>
          <w:tcPr>
            <w:tcW w:w="98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Tỷ lệ tăng,</w:t>
            </w:r>
            <w:r w:rsidRPr="00EE671F">
              <w:rPr>
                <w:rFonts w:ascii="Times New Roman" w:eastAsia="Times New Roman" w:hAnsi="Times New Roman"/>
                <w:b/>
                <w:bCs/>
                <w:sz w:val="24"/>
                <w:szCs w:val="24"/>
              </w:rPr>
              <w:br/>
              <w:t xml:space="preserve">giảm </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DT về BH&amp;CCDV</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134,350</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119,635</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286,008</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166,373</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139.1%</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DTT về BH&amp;CCDV</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134,350</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119,635</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286,008</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166,373</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139.1%</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Giá vốn hàng bán</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132,161</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116,187</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278,501</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162,314</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139.7%</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Lợi nhuận gộp BH&amp;CCDV</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2,189</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3,448</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7,506</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4,058</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117.7%</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Doanh thu hoạt động tài chính</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6</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-5</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-83.3%</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Chi phí tài chính</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563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1,198</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5,096</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3,898</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325.4%</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Trong đó: Chi phí lãi vay</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563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1,198</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5,096</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3,898</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325.4%</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Chi phí quản lý doanh nghiệp</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563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1,031</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880</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-151</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-14.6%</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 xml:space="preserve"> Lợi nhuận thuần từ hđ KD</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853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1,224</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1,530</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306</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25.0%</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 xml:space="preserve"> Lợi nhuận khác</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13</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rPr>
                <w:rFonts w:ascii="Times New Roman" w:eastAsia="Times New Roman" w:hAnsi="Times New Roman"/>
              </w:rPr>
            </w:pPr>
            <w:r w:rsidRPr="00EE671F">
              <w:rPr>
                <w:rFonts w:ascii="Times New Roman" w:eastAsia="Times New Roman" w:hAnsi="Times New Roman"/>
              </w:rPr>
              <w:t> </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 xml:space="preserve">Tổng LN KT trước thuế </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853</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1,211</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1,521</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310</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25.6%</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Chi phí thuế TNDN hiện hành</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188</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247</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306</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59</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23.9%</w:t>
            </w:r>
          </w:p>
        </w:tc>
      </w:tr>
      <w:tr w:rsidR="004841D7" w:rsidRPr="00EE671F" w:rsidTr="00D014E6">
        <w:trPr>
          <w:trHeight w:val="510"/>
        </w:trPr>
        <w:tc>
          <w:tcPr>
            <w:tcW w:w="3804" w:type="dxa"/>
            <w:tcBorders>
              <w:top w:val="nil"/>
              <w:left w:val="single" w:sz="4" w:space="0" w:color="auto"/>
              <w:bottom w:val="single" w:sz="4" w:space="0" w:color="auto"/>
              <w:right w:val="single" w:sz="4" w:space="0" w:color="auto"/>
            </w:tcBorders>
            <w:shd w:val="clear" w:color="000000" w:fill="FFFFFF"/>
            <w:vAlign w:val="bottom"/>
            <w:hideMark/>
          </w:tcPr>
          <w:p w:rsidR="004841D7" w:rsidRPr="00EE671F" w:rsidRDefault="004841D7" w:rsidP="00547F82">
            <w:pPr>
              <w:spacing w:after="0" w:line="240" w:lineRule="auto"/>
              <w:rPr>
                <w:rFonts w:ascii="Times New Roman" w:eastAsia="Times New Roman" w:hAnsi="Times New Roman"/>
                <w:bCs/>
                <w:sz w:val="24"/>
                <w:szCs w:val="24"/>
              </w:rPr>
            </w:pPr>
            <w:r w:rsidRPr="00EE671F">
              <w:rPr>
                <w:rFonts w:ascii="Times New Roman" w:eastAsia="Times New Roman" w:hAnsi="Times New Roman"/>
                <w:bCs/>
                <w:sz w:val="24"/>
                <w:szCs w:val="24"/>
              </w:rPr>
              <w:t>Lợi nhuận sau thuế TNDN</w:t>
            </w:r>
          </w:p>
        </w:tc>
        <w:tc>
          <w:tcPr>
            <w:tcW w:w="696"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665</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964</w:t>
            </w:r>
          </w:p>
        </w:tc>
        <w:tc>
          <w:tcPr>
            <w:tcW w:w="100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547F82">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1,215</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251</w:t>
            </w:r>
          </w:p>
        </w:tc>
        <w:tc>
          <w:tcPr>
            <w:tcW w:w="98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547F82">
            <w:pPr>
              <w:spacing w:after="0" w:line="240" w:lineRule="auto"/>
              <w:jc w:val="right"/>
              <w:rPr>
                <w:rFonts w:ascii="Times New Roman" w:eastAsia="Times New Roman" w:hAnsi="Times New Roman"/>
              </w:rPr>
            </w:pPr>
            <w:r w:rsidRPr="00EE671F">
              <w:rPr>
                <w:rFonts w:ascii="Times New Roman" w:eastAsia="Times New Roman" w:hAnsi="Times New Roman"/>
              </w:rPr>
              <w:t>26.0%</w:t>
            </w:r>
          </w:p>
        </w:tc>
      </w:tr>
    </w:tbl>
    <w:p w:rsidR="004841D7" w:rsidRPr="00EE671F" w:rsidRDefault="004841D7" w:rsidP="004841D7">
      <w:pPr>
        <w:spacing w:after="0" w:line="300" w:lineRule="auto"/>
        <w:ind w:right="-23"/>
        <w:jc w:val="both"/>
        <w:rPr>
          <w:rFonts w:ascii="Times New Roman" w:eastAsia="Times New Roman" w:hAnsi="Times New Roman"/>
          <w:b/>
          <w:sz w:val="26"/>
          <w:szCs w:val="26"/>
        </w:rPr>
      </w:pPr>
    </w:p>
    <w:p w:rsidR="004841D7" w:rsidRPr="00EE671F" w:rsidRDefault="004841D7" w:rsidP="00F27290">
      <w:pPr>
        <w:spacing w:after="0" w:line="300" w:lineRule="auto"/>
        <w:ind w:right="-23" w:firstLine="720"/>
        <w:jc w:val="both"/>
        <w:rPr>
          <w:rFonts w:ascii="Times New Roman" w:eastAsia="Times New Roman" w:hAnsi="Times New Roman"/>
          <w:sz w:val="26"/>
          <w:szCs w:val="26"/>
        </w:rPr>
      </w:pPr>
      <w:r w:rsidRPr="00EE671F">
        <w:rPr>
          <w:rFonts w:ascii="Times New Roman" w:eastAsia="Times New Roman" w:hAnsi="Times New Roman"/>
          <w:sz w:val="26"/>
          <w:szCs w:val="26"/>
        </w:rPr>
        <w:t>Doanh thu của doanh nghiệp trong năm 2017 có sự tăng trưởng mạnh so với năm 2016, doanh thu tăng từ 119 tỷ  lên 286 tỷ với tốc độ tăng trưởng là 139%.</w:t>
      </w:r>
    </w:p>
    <w:p w:rsidR="004841D7" w:rsidRPr="00EE671F" w:rsidRDefault="004841D7" w:rsidP="00F27290">
      <w:pPr>
        <w:spacing w:after="0" w:line="300" w:lineRule="auto"/>
        <w:ind w:right="-23" w:firstLine="720"/>
        <w:jc w:val="both"/>
        <w:rPr>
          <w:rFonts w:ascii="Times New Roman" w:eastAsia="Times New Roman" w:hAnsi="Times New Roman"/>
          <w:sz w:val="26"/>
          <w:szCs w:val="26"/>
        </w:rPr>
      </w:pPr>
      <w:r w:rsidRPr="00EE671F">
        <w:rPr>
          <w:rFonts w:ascii="Times New Roman" w:eastAsia="Times New Roman" w:hAnsi="Times New Roman"/>
          <w:sz w:val="26"/>
          <w:szCs w:val="26"/>
        </w:rPr>
        <w:t>Gía vốn hàng bán tăng từ 116 tỷ lên 278 tỷ với tốc độ tăng trưởng tương đương với doanh thu là 139%. Năm 2017 là một năm đánh dấu bước phát triển mạnh mẽ của doanh nghiệp khi doanh nghiệp ký được nhiều hợp đồng cung cấp nguyên vật liệu, và có sự chuyển dịch hoạt động kinh doanh sang mảng thương mại vật liệu xây dựng.</w:t>
      </w:r>
    </w:p>
    <w:p w:rsidR="004841D7" w:rsidRPr="00EE671F" w:rsidRDefault="004841D7" w:rsidP="004841D7">
      <w:pPr>
        <w:spacing w:after="0" w:line="300" w:lineRule="auto"/>
        <w:ind w:right="-23" w:firstLine="720"/>
        <w:jc w:val="both"/>
        <w:rPr>
          <w:rFonts w:ascii="Times New Roman" w:eastAsia="Times New Roman" w:hAnsi="Times New Roman"/>
          <w:sz w:val="26"/>
          <w:szCs w:val="26"/>
        </w:rPr>
      </w:pPr>
      <w:r w:rsidRPr="00EE671F">
        <w:rPr>
          <w:rFonts w:ascii="Times New Roman" w:eastAsia="Times New Roman" w:hAnsi="Times New Roman"/>
          <w:sz w:val="26"/>
          <w:szCs w:val="26"/>
        </w:rPr>
        <w:t>Lợi nhuận gộp hoạt động kinh doanh năm 2017 đạt 7</w:t>
      </w:r>
      <w:r w:rsidR="00A22154">
        <w:rPr>
          <w:rFonts w:ascii="Times New Roman" w:eastAsia="Times New Roman" w:hAnsi="Times New Roman"/>
          <w:sz w:val="26"/>
          <w:szCs w:val="26"/>
        </w:rPr>
        <w:t>.</w:t>
      </w:r>
      <w:r w:rsidRPr="00EE671F">
        <w:rPr>
          <w:rFonts w:ascii="Times New Roman" w:eastAsia="Times New Roman" w:hAnsi="Times New Roman"/>
          <w:sz w:val="26"/>
          <w:szCs w:val="26"/>
        </w:rPr>
        <w:t>506 đồng, tăng 4</w:t>
      </w:r>
      <w:r w:rsidR="00A22154">
        <w:rPr>
          <w:rFonts w:ascii="Times New Roman" w:eastAsia="Times New Roman" w:hAnsi="Times New Roman"/>
          <w:sz w:val="26"/>
          <w:szCs w:val="26"/>
        </w:rPr>
        <w:t>.</w:t>
      </w:r>
      <w:r w:rsidRPr="00EE671F">
        <w:rPr>
          <w:rFonts w:ascii="Times New Roman" w:eastAsia="Times New Roman" w:hAnsi="Times New Roman"/>
          <w:sz w:val="26"/>
          <w:szCs w:val="26"/>
        </w:rPr>
        <w:t xml:space="preserve">058 triệu đồng so với năm 2016, tốc độ tăng trưởng là 117.7%. </w:t>
      </w:r>
    </w:p>
    <w:p w:rsidR="004841D7" w:rsidRPr="00EE671F" w:rsidRDefault="004841D7" w:rsidP="004841D7">
      <w:pPr>
        <w:spacing w:after="0" w:line="300" w:lineRule="auto"/>
        <w:ind w:right="-23"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Trong các khoản chi phí của doanh nghiệp thì chi phí tài chính là có sự đột biến so với năm trước. Toàn bộ chi phí tài chính là chi phí lãi vay ,do Doanh nghiệp tăng sử dụng nợ vay 5 lần so với năm trước, từ 20 tỷ lên 100 tỷ đồng, nên chi phí tài chính cũng tăng từ 1.198 triệu đồng lên 5.096 triệu đồng, tăng 3898 triệu đồng với tỷ lệ tăng 325.4 %. </w:t>
      </w:r>
    </w:p>
    <w:p w:rsidR="004841D7" w:rsidRPr="00EE671F" w:rsidRDefault="004841D7" w:rsidP="004841D7">
      <w:pPr>
        <w:spacing w:after="0" w:line="300" w:lineRule="auto"/>
        <w:ind w:right="-23" w:firstLine="720"/>
        <w:jc w:val="both"/>
        <w:rPr>
          <w:rFonts w:ascii="Times New Roman" w:eastAsia="Times New Roman" w:hAnsi="Times New Roman"/>
          <w:sz w:val="26"/>
          <w:szCs w:val="26"/>
        </w:rPr>
      </w:pPr>
      <w:r w:rsidRPr="00EE671F">
        <w:rPr>
          <w:rFonts w:ascii="Times New Roman" w:eastAsia="Times New Roman" w:hAnsi="Times New Roman"/>
          <w:sz w:val="26"/>
          <w:szCs w:val="26"/>
        </w:rPr>
        <w:t>Lợi nhuận kế toán trước thuế năm 2017 đạt 1530 triệu đồng, tăng 306 triệu đồng so với cùng kỳ năm trước. Lợi nhuận có tăng trưởng nhưng thấp hơn so với tốc độ tăng trưởng của doanh thu.</w:t>
      </w:r>
    </w:p>
    <w:p w:rsidR="004841D7" w:rsidRPr="00EE671F" w:rsidRDefault="004841D7" w:rsidP="004841D7">
      <w:pPr>
        <w:tabs>
          <w:tab w:val="left" w:pos="0"/>
          <w:tab w:val="num" w:pos="786"/>
        </w:tabs>
        <w:suppressAutoHyphens/>
        <w:spacing w:after="0" w:line="300" w:lineRule="auto"/>
        <w:jc w:val="both"/>
        <w:rPr>
          <w:rFonts w:ascii="Times New Roman" w:eastAsia="Times New Roman" w:hAnsi="Times New Roman"/>
          <w:b/>
          <w:sz w:val="26"/>
          <w:szCs w:val="26"/>
        </w:rPr>
      </w:pPr>
      <w:r w:rsidRPr="00EE671F">
        <w:rPr>
          <w:rFonts w:ascii="Times New Roman" w:eastAsia="Times New Roman" w:hAnsi="Times New Roman"/>
          <w:b/>
          <w:sz w:val="26"/>
          <w:szCs w:val="26"/>
        </w:rPr>
        <w:t>CÁC CHỈ SỐ TÀI CHÍNH DOANH NGHIỆP</w:t>
      </w:r>
    </w:p>
    <w:tbl>
      <w:tblPr>
        <w:tblW w:w="8330" w:type="dxa"/>
        <w:tblInd w:w="675" w:type="dxa"/>
        <w:tblLook w:val="04A0"/>
      </w:tblPr>
      <w:tblGrid>
        <w:gridCol w:w="3567"/>
        <w:gridCol w:w="1052"/>
        <w:gridCol w:w="1237"/>
        <w:gridCol w:w="1237"/>
        <w:gridCol w:w="1237"/>
      </w:tblGrid>
      <w:tr w:rsidR="00A22154" w:rsidRPr="00EE671F" w:rsidTr="00A22154">
        <w:trPr>
          <w:trHeight w:val="814"/>
        </w:trPr>
        <w:tc>
          <w:tcPr>
            <w:tcW w:w="3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Chỉ tiêu</w:t>
            </w:r>
          </w:p>
        </w:tc>
        <w:tc>
          <w:tcPr>
            <w:tcW w:w="1052" w:type="dxa"/>
            <w:tcBorders>
              <w:top w:val="single" w:sz="4" w:space="0" w:color="auto"/>
              <w:left w:val="nil"/>
              <w:bottom w:val="single" w:sz="4" w:space="0" w:color="auto"/>
              <w:right w:val="single" w:sz="4" w:space="0" w:color="auto"/>
            </w:tcBorders>
            <w:shd w:val="clear" w:color="auto" w:fill="auto"/>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ĐVT</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2015</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2016</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2017</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Khả năng thanh toán hiện thời</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lần</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1.8</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2.1</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Khả năng thanh toán nhanh</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lần</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0.5</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0.3</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0.8</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Các khoản phải thu</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đồng</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12,950</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6,704</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120,854</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Vòng quay các khoản phải thu</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vòng/kỳ</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16.8</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12.2</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4.5</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Số ngày phải thu bình quân</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ngày</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21</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30</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80</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Các khoản phải trả ngắn hạn</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đồng</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29,665</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26,644</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157,028</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Vòng quay các khoản phải trả</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vòng/kỳ</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4.4</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4.5</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3.2</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Số ngày phải trả bình quân</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ngày</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82</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79</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112</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Tỷ suất tự tài trợ</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55%</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58%</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20%</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Vốn lưu động ròng</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22,747</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30,282</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31,051</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Vòng quay VLĐ</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lần</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2.2</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2.2</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2.3</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Vòng quay hàng tồn kho</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vòng/kỳ</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2.8</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2.7</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5.0</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Tỷ suất sinh lời doanh thu thuần</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0.6%</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1.0%</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0.5%</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Tỷ suất ROA</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1.9%</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1.2%</w:t>
            </w:r>
          </w:p>
        </w:tc>
      </w:tr>
      <w:tr w:rsidR="00A22154" w:rsidRPr="00EE671F" w:rsidTr="00A22154">
        <w:trPr>
          <w:trHeight w:val="423"/>
        </w:trPr>
        <w:tc>
          <w:tcPr>
            <w:tcW w:w="3567"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Tỷ suất ROE</w:t>
            </w:r>
          </w:p>
        </w:tc>
        <w:tc>
          <w:tcPr>
            <w:tcW w:w="1052"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1.3%</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2.6%</w:t>
            </w:r>
          </w:p>
        </w:tc>
        <w:tc>
          <w:tcPr>
            <w:tcW w:w="1237"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3.2%</w:t>
            </w:r>
          </w:p>
        </w:tc>
      </w:tr>
    </w:tbl>
    <w:p w:rsidR="004841D7" w:rsidRPr="00EE671F" w:rsidRDefault="004841D7" w:rsidP="004841D7">
      <w:pPr>
        <w:tabs>
          <w:tab w:val="left" w:pos="1437"/>
        </w:tabs>
        <w:spacing w:after="0" w:line="300" w:lineRule="auto"/>
        <w:jc w:val="both"/>
        <w:rPr>
          <w:rFonts w:ascii="Times New Roman" w:eastAsia="Times New Roman" w:hAnsi="Times New Roman"/>
          <w:b/>
          <w:sz w:val="26"/>
          <w:szCs w:val="26"/>
        </w:rPr>
      </w:pPr>
    </w:p>
    <w:p w:rsidR="004841D7" w:rsidRPr="00EE671F" w:rsidRDefault="004841D7" w:rsidP="004841D7">
      <w:pPr>
        <w:tabs>
          <w:tab w:val="left" w:pos="1437"/>
        </w:tabs>
        <w:spacing w:after="0" w:line="300" w:lineRule="auto"/>
        <w:jc w:val="both"/>
        <w:rPr>
          <w:rFonts w:ascii="Times New Roman" w:eastAsia="Times New Roman" w:hAnsi="Times New Roman"/>
          <w:b/>
          <w:sz w:val="26"/>
          <w:szCs w:val="26"/>
        </w:rPr>
      </w:pPr>
      <w:r w:rsidRPr="00EE671F">
        <w:rPr>
          <w:rFonts w:ascii="Times New Roman" w:eastAsia="Times New Roman" w:hAnsi="Times New Roman"/>
          <w:b/>
          <w:sz w:val="26"/>
          <w:szCs w:val="26"/>
        </w:rPr>
        <w:t>Khả năng thanh toán:</w:t>
      </w:r>
    </w:p>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Khả năng thanh toán ngắn hạn của doanh nghiệp giảm từ 2.1 lần ( năm 2016)  xuống 1.2 lần (2017)  do việc nợ vay ngắn hạn  tăng nhiều trong năm 2017, tuy nhiên hệ số thanh toán ngắn hạn vẫn lớn hơn 1 cho thấy phần tài sản ngắn hạn đủ sức thanh toán cho nợ vay ngắn hạn.</w:t>
      </w:r>
    </w:p>
    <w:p w:rsidR="004841D7" w:rsidRPr="00EE671F" w:rsidRDefault="004841D7" w:rsidP="004841D7">
      <w:pPr>
        <w:spacing w:line="300" w:lineRule="auto"/>
        <w:ind w:firstLine="720"/>
        <w:contextualSpacing/>
        <w:jc w:val="both"/>
        <w:rPr>
          <w:rFonts w:ascii="Times New Roman" w:hAnsi="Times New Roman"/>
          <w:sz w:val="26"/>
          <w:szCs w:val="26"/>
        </w:rPr>
      </w:pPr>
      <w:r w:rsidRPr="00EE671F">
        <w:rPr>
          <w:rFonts w:ascii="Times New Roman" w:eastAsia="Times New Roman" w:hAnsi="Times New Roman"/>
          <w:sz w:val="26"/>
          <w:szCs w:val="26"/>
        </w:rPr>
        <w:t xml:space="preserve"> Hệ số thanh toán nhanh lại tăng lên từ 0.3 lần ( năm 2016) lên 0.8 lần ( năm 2017) cho thấy khả năng thanh toán nhanh đang được nâng lên. Trong các khoản mục tài sản ngắn hạn của công ty, khoản phải thu chiếm tỷ lệ cao, các khoản phải thu có giá trị lớn nhưng được luân chuyển thường xuyên. Tuy nhiên</w:t>
      </w:r>
      <w:r w:rsidR="00A22154">
        <w:rPr>
          <w:rFonts w:ascii="Times New Roman" w:eastAsia="Times New Roman" w:hAnsi="Times New Roman"/>
          <w:sz w:val="26"/>
          <w:szCs w:val="26"/>
        </w:rPr>
        <w:t xml:space="preserve"> cũng chưa đủ căn cứ để đánh gía</w:t>
      </w:r>
      <w:r w:rsidRPr="00EE671F">
        <w:rPr>
          <w:rFonts w:ascii="Times New Roman" w:eastAsia="Times New Roman" w:hAnsi="Times New Roman"/>
          <w:sz w:val="26"/>
          <w:szCs w:val="26"/>
        </w:rPr>
        <w:t xml:space="preserve"> khả năng thanh toán  nhanh của công ty là tốt, vì nợ phải thu của khách hàng chủ yếu tập trung vào công nợ của 1 đối tác là công ty Bình Minh. Mặc dù hiện công ty không có nợ phải thu khó đòi</w:t>
      </w:r>
      <w:r w:rsidRPr="00EE671F">
        <w:rPr>
          <w:rFonts w:ascii="Times New Roman" w:hAnsi="Times New Roman"/>
          <w:sz w:val="26"/>
          <w:szCs w:val="26"/>
        </w:rPr>
        <w:t xml:space="preserve"> Các công trình mà công ty </w:t>
      </w:r>
      <w:r w:rsidR="00502901">
        <w:rPr>
          <w:rFonts w:ascii="Times New Roman" w:hAnsi="Times New Roman"/>
          <w:sz w:val="26"/>
          <w:szCs w:val="26"/>
        </w:rPr>
        <w:t>..............</w:t>
      </w:r>
      <w:r w:rsidRPr="00EE671F">
        <w:rPr>
          <w:rFonts w:ascii="Times New Roman" w:hAnsi="Times New Roman"/>
          <w:sz w:val="26"/>
          <w:szCs w:val="26"/>
        </w:rPr>
        <w:t xml:space="preserve"> đang tham gia với công ty Bình Minh đều là các công trình có vốn ngân sách hoặc trái phiếu chính phủ, nguồn thanh toán tương đối ổn định. Tuy nhiên công ty </w:t>
      </w:r>
      <w:r w:rsidR="00502901">
        <w:rPr>
          <w:rFonts w:ascii="Times New Roman" w:hAnsi="Times New Roman"/>
          <w:sz w:val="26"/>
          <w:szCs w:val="26"/>
        </w:rPr>
        <w:t>..............</w:t>
      </w:r>
      <w:r w:rsidRPr="00EE671F">
        <w:rPr>
          <w:rFonts w:ascii="Times New Roman" w:hAnsi="Times New Roman"/>
          <w:sz w:val="26"/>
          <w:szCs w:val="26"/>
        </w:rPr>
        <w:t xml:space="preserve"> không được thanh toán trực tiếp mà phải phụ thuộc vào việc công ty Bình Minh được bố trí nguồn vốn cho công trình đó, vì vậy có những mặt hạn chế, có rủi ro về thanh khoản, có thể có độ trễ về t</w:t>
      </w:r>
      <w:r w:rsidR="00084365">
        <w:rPr>
          <w:rFonts w:ascii="Times New Roman" w:hAnsi="Times New Roman"/>
          <w:sz w:val="26"/>
          <w:szCs w:val="26"/>
        </w:rPr>
        <w:t>hời gian t</w:t>
      </w:r>
      <w:r w:rsidRPr="00EE671F">
        <w:rPr>
          <w:rFonts w:ascii="Times New Roman" w:hAnsi="Times New Roman"/>
          <w:sz w:val="26"/>
          <w:szCs w:val="26"/>
        </w:rPr>
        <w:t>hanh toán khiến cho kế hoạch trả nợ bị ảnh hưởng</w:t>
      </w:r>
    </w:p>
    <w:p w:rsidR="004841D7" w:rsidRPr="00EE671F" w:rsidRDefault="004841D7" w:rsidP="004841D7">
      <w:pPr>
        <w:tabs>
          <w:tab w:val="left" w:pos="1437"/>
        </w:tabs>
        <w:spacing w:after="0" w:line="300" w:lineRule="auto"/>
        <w:jc w:val="both"/>
        <w:rPr>
          <w:rFonts w:ascii="Times New Roman" w:hAnsi="Times New Roman"/>
          <w:bCs/>
          <w:iCs/>
          <w:sz w:val="26"/>
          <w:szCs w:val="26"/>
        </w:rPr>
      </w:pPr>
      <w:r w:rsidRPr="00EE671F">
        <w:rPr>
          <w:rFonts w:ascii="Times New Roman" w:eastAsia="Times New Roman" w:hAnsi="Times New Roman"/>
          <w:sz w:val="26"/>
          <w:szCs w:val="26"/>
        </w:rPr>
        <w:t xml:space="preserve"> </w:t>
      </w:r>
      <w:r w:rsidRPr="00EE671F">
        <w:rPr>
          <w:rFonts w:ascii="Times New Roman" w:eastAsia="Times New Roman" w:hAnsi="Times New Roman"/>
          <w:b/>
          <w:sz w:val="26"/>
          <w:szCs w:val="26"/>
        </w:rPr>
        <w:t>Khả năng cân đối vốn</w:t>
      </w:r>
    </w:p>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hAnsi="Times New Roman"/>
          <w:bCs/>
          <w:iCs/>
          <w:sz w:val="26"/>
          <w:szCs w:val="26"/>
        </w:rPr>
        <w:t xml:space="preserve">           </w:t>
      </w:r>
      <w:r w:rsidRPr="00EE671F">
        <w:rPr>
          <w:rFonts w:ascii="Times New Roman" w:eastAsia="Times New Roman" w:hAnsi="Times New Roman"/>
          <w:sz w:val="26"/>
          <w:szCs w:val="26"/>
        </w:rPr>
        <w:t>Hệ số tự tài trợ của công ty giảm từ 58% xuống 20% trong năm 2017, do trong năm công ty có mở rộng quy mô hoạt động sản xuất kinh doanh, trong đó nguồn vốn chủ yếu lấy từ nguồn nợ vay, do vậy hệ số tự tài trợ của công ty giảm xuống.</w:t>
      </w:r>
      <w:r w:rsidRPr="00EE671F">
        <w:rPr>
          <w:rFonts w:ascii="Times New Roman" w:hAnsi="Times New Roman"/>
          <w:bCs/>
          <w:iCs/>
          <w:sz w:val="26"/>
          <w:szCs w:val="26"/>
        </w:rPr>
        <w:t xml:space="preserve"> Tuy nhiên khi tỷ suất sinh  lời của tổng tài sả</w:t>
      </w:r>
      <w:r w:rsidR="006E186E">
        <w:rPr>
          <w:rFonts w:ascii="Times New Roman" w:hAnsi="Times New Roman"/>
          <w:bCs/>
          <w:iCs/>
          <w:sz w:val="26"/>
          <w:szCs w:val="26"/>
        </w:rPr>
        <w:t>n không cao ( ROAe = 3% &lt; lãi s</w:t>
      </w:r>
      <w:r w:rsidR="00B25632">
        <w:rPr>
          <w:rFonts w:ascii="Times New Roman" w:hAnsi="Times New Roman"/>
          <w:bCs/>
          <w:iCs/>
          <w:sz w:val="26"/>
          <w:szCs w:val="26"/>
        </w:rPr>
        <w:t>uất tiền vay</w:t>
      </w:r>
      <w:r w:rsidRPr="00EE671F">
        <w:rPr>
          <w:rFonts w:ascii="Times New Roman" w:hAnsi="Times New Roman"/>
          <w:bCs/>
          <w:iCs/>
          <w:sz w:val="26"/>
          <w:szCs w:val="26"/>
        </w:rPr>
        <w:t xml:space="preserve">) thì </w:t>
      </w:r>
      <w:r w:rsidR="00B25632">
        <w:rPr>
          <w:rFonts w:ascii="Times New Roman" w:hAnsi="Times New Roman"/>
          <w:bCs/>
          <w:iCs/>
          <w:sz w:val="26"/>
          <w:szCs w:val="26"/>
        </w:rPr>
        <w:t xml:space="preserve">việc </w:t>
      </w:r>
      <w:r w:rsidRPr="00EE671F">
        <w:rPr>
          <w:rFonts w:ascii="Times New Roman" w:hAnsi="Times New Roman"/>
          <w:bCs/>
          <w:iCs/>
          <w:sz w:val="26"/>
          <w:szCs w:val="26"/>
        </w:rPr>
        <w:t xml:space="preserve">cơ cấu vốn với </w:t>
      </w:r>
      <w:r w:rsidR="00B25632">
        <w:rPr>
          <w:rFonts w:ascii="Times New Roman" w:hAnsi="Times New Roman"/>
          <w:bCs/>
          <w:iCs/>
          <w:sz w:val="26"/>
          <w:szCs w:val="26"/>
        </w:rPr>
        <w:t xml:space="preserve">tỷ lệ vốn vay </w:t>
      </w:r>
      <w:r w:rsidRPr="00EE671F">
        <w:rPr>
          <w:rFonts w:ascii="Times New Roman" w:hAnsi="Times New Roman"/>
          <w:bCs/>
          <w:iCs/>
          <w:sz w:val="26"/>
          <w:szCs w:val="26"/>
        </w:rPr>
        <w:t xml:space="preserve">nhiều </w:t>
      </w:r>
      <w:r w:rsidR="00B25632">
        <w:rPr>
          <w:rFonts w:ascii="Times New Roman" w:hAnsi="Times New Roman"/>
          <w:bCs/>
          <w:iCs/>
          <w:sz w:val="26"/>
          <w:szCs w:val="26"/>
        </w:rPr>
        <w:t xml:space="preserve">hơn </w:t>
      </w:r>
      <w:r w:rsidRPr="00EE671F">
        <w:rPr>
          <w:rFonts w:ascii="Times New Roman" w:hAnsi="Times New Roman"/>
          <w:bCs/>
          <w:iCs/>
          <w:sz w:val="26"/>
          <w:szCs w:val="26"/>
        </w:rPr>
        <w:t xml:space="preserve">sẽ tiềm ẩn rủi ro nhiều hơn cho doanh nghiệp. </w:t>
      </w:r>
    </w:p>
    <w:p w:rsidR="00782350" w:rsidRDefault="004841D7" w:rsidP="004841D7">
      <w:pPr>
        <w:spacing w:line="300" w:lineRule="auto"/>
        <w:jc w:val="both"/>
        <w:rPr>
          <w:rFonts w:ascii="Times New Roman" w:eastAsia="Times New Roman" w:hAnsi="Times New Roman"/>
          <w:sz w:val="26"/>
          <w:szCs w:val="26"/>
        </w:rPr>
      </w:pPr>
      <w:r w:rsidRPr="00EE671F">
        <w:rPr>
          <w:rFonts w:ascii="Times New Roman" w:eastAsia="Times New Roman" w:hAnsi="Times New Roman"/>
          <w:b/>
          <w:sz w:val="26"/>
          <w:szCs w:val="26"/>
        </w:rPr>
        <w:t>Khả năng sinh lời</w:t>
      </w:r>
      <w:r w:rsidRPr="00EE671F">
        <w:rPr>
          <w:rFonts w:ascii="Times New Roman" w:eastAsia="Times New Roman" w:hAnsi="Times New Roman"/>
          <w:sz w:val="26"/>
          <w:szCs w:val="26"/>
        </w:rPr>
        <w:t xml:space="preserve">: Tỷ suất sinh lời trên tài sản và tỷ suất sinh lời trên vốn chủ sở hữu tương đối thấp, cho thấy hiệu quả sử dụng vốn chưa đạt ở mức cao so với vốn đầu tư bỏ ra. </w:t>
      </w:r>
    </w:p>
    <w:p w:rsidR="004841D7" w:rsidRPr="00EE671F" w:rsidRDefault="004841D7" w:rsidP="004841D7">
      <w:pPr>
        <w:spacing w:line="300" w:lineRule="auto"/>
        <w:jc w:val="both"/>
        <w:rPr>
          <w:rFonts w:ascii="Times New Roman" w:hAnsi="Times New Roman"/>
          <w:bCs/>
          <w:iCs/>
          <w:sz w:val="26"/>
          <w:szCs w:val="26"/>
        </w:rPr>
      </w:pPr>
      <w:r w:rsidRPr="00EE671F">
        <w:rPr>
          <w:rFonts w:ascii="Times New Roman" w:eastAsia="Times New Roman" w:hAnsi="Times New Roman"/>
          <w:sz w:val="26"/>
          <w:szCs w:val="26"/>
        </w:rPr>
        <w:t>Tình hình tài chính của công ty đến 31.05.2018 theo số liệu báo cáo tài chính 5 tháng như sau:</w:t>
      </w:r>
    </w:p>
    <w:tbl>
      <w:tblPr>
        <w:tblW w:w="7088" w:type="dxa"/>
        <w:tblInd w:w="959" w:type="dxa"/>
        <w:tblLook w:val="04A0"/>
      </w:tblPr>
      <w:tblGrid>
        <w:gridCol w:w="670"/>
        <w:gridCol w:w="4740"/>
        <w:gridCol w:w="2020"/>
      </w:tblGrid>
      <w:tr w:rsidR="004841D7" w:rsidRPr="00EE671F" w:rsidTr="006E186E">
        <w:trPr>
          <w:trHeight w:val="324"/>
        </w:trPr>
        <w:tc>
          <w:tcPr>
            <w:tcW w:w="328"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STT</w:t>
            </w:r>
          </w:p>
        </w:tc>
        <w:tc>
          <w:tcPr>
            <w:tcW w:w="4740" w:type="dxa"/>
            <w:tcBorders>
              <w:top w:val="single" w:sz="8" w:space="0" w:color="auto"/>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Chỉ tiêu</w:t>
            </w:r>
          </w:p>
        </w:tc>
        <w:tc>
          <w:tcPr>
            <w:tcW w:w="2020" w:type="dxa"/>
            <w:tcBorders>
              <w:top w:val="single" w:sz="8" w:space="0" w:color="auto"/>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Giá trị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I</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TÌNH HÌNH SXKD (đến 31.05.2018)</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Tổng doanh thu</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191,182,366,777</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giá vốn hàng bán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187,441,538,331</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Lợi nhuận gộp</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3,740,828,446</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Lợi nhuận kế toán trước thuế</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675,690,482</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II</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TÌNH HÌNH TÀI CHÍNH</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1</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Tài sản ngắn hạn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b/>
                <w:bCs/>
                <w:sz w:val="24"/>
                <w:szCs w:val="24"/>
              </w:rPr>
            </w:pPr>
            <w:r w:rsidRPr="00EE671F">
              <w:rPr>
                <w:rFonts w:ascii="Times New Roman" w:eastAsia="Times New Roman" w:hAnsi="Times New Roman"/>
                <w:b/>
                <w:bCs/>
                <w:sz w:val="24"/>
                <w:szCs w:val="24"/>
              </w:rPr>
              <w:t>255,789,012,679</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Vốn bằng tiền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17,833,039,919</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Hàng tồn kho</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64,211,160,941</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Các khoản phải thu</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173,274,434,516</w:t>
            </w:r>
          </w:p>
        </w:tc>
      </w:tr>
      <w:tr w:rsidR="004841D7" w:rsidRPr="00EE671F" w:rsidTr="006E186E">
        <w:trPr>
          <w:trHeight w:val="336"/>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Trong đó phải thu khó đòi</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Các khoản đầu tư tài chính ngắn hạn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0</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Tài sản dài hạn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b/>
                <w:bCs/>
                <w:sz w:val="24"/>
                <w:szCs w:val="24"/>
              </w:rPr>
            </w:pPr>
            <w:r w:rsidRPr="00EE671F">
              <w:rPr>
                <w:rFonts w:ascii="Times New Roman" w:eastAsia="Times New Roman" w:hAnsi="Times New Roman"/>
                <w:b/>
                <w:bCs/>
                <w:sz w:val="24"/>
                <w:szCs w:val="24"/>
              </w:rPr>
              <w:t>6,660,866,670</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3</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Nợ phải trả</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b/>
                <w:bCs/>
                <w:sz w:val="24"/>
                <w:szCs w:val="24"/>
              </w:rPr>
            </w:pPr>
            <w:r w:rsidRPr="00EE671F">
              <w:rPr>
                <w:rFonts w:ascii="Times New Roman" w:eastAsia="Times New Roman" w:hAnsi="Times New Roman"/>
                <w:b/>
                <w:bCs/>
                <w:sz w:val="24"/>
                <w:szCs w:val="24"/>
              </w:rPr>
              <w:t>223,112,646,855</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Vay ngắn hạn, trong đó</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223,112,646,855</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Vay Agribank</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i/>
                <w:iCs/>
                <w:sz w:val="24"/>
                <w:szCs w:val="24"/>
              </w:rPr>
            </w:pPr>
            <w:r w:rsidRPr="00EE671F">
              <w:rPr>
                <w:rFonts w:ascii="Times New Roman" w:eastAsia="Times New Roman" w:hAnsi="Times New Roman"/>
                <w:i/>
                <w:iCs/>
                <w:sz w:val="24"/>
                <w:szCs w:val="24"/>
              </w:rPr>
              <w:t>99,993,000,000</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+Vay các tổ chức tín dụng khác</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Vay dài hạn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Vay Agribank</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Vay các tổ chức tín dụng khác</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Các khoản nợ phải trả khác</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87,874,208,345</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Phải trả người bán</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i/>
                <w:iCs/>
                <w:sz w:val="24"/>
                <w:szCs w:val="24"/>
              </w:rPr>
            </w:pPr>
            <w:r w:rsidRPr="00EE671F">
              <w:rPr>
                <w:rFonts w:ascii="Times New Roman" w:eastAsia="Times New Roman" w:hAnsi="Times New Roman"/>
                <w:i/>
                <w:iCs/>
                <w:sz w:val="24"/>
                <w:szCs w:val="24"/>
              </w:rPr>
              <w:t>87,533,879,977</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Người mua trả tiền trước</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33,000,000,000</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Thuế và các khoản phải nộp nhà nước</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i/>
                <w:iCs/>
                <w:sz w:val="24"/>
                <w:szCs w:val="24"/>
              </w:rPr>
            </w:pPr>
            <w:r w:rsidRPr="00EE671F">
              <w:rPr>
                <w:rFonts w:ascii="Times New Roman" w:eastAsia="Times New Roman" w:hAnsi="Times New Roman"/>
                <w:i/>
                <w:iCs/>
                <w:sz w:val="24"/>
                <w:szCs w:val="24"/>
              </w:rPr>
              <w:t>135,138,096</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Phải trả người lao động</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i/>
                <w:iCs/>
                <w:sz w:val="24"/>
                <w:szCs w:val="24"/>
              </w:rPr>
            </w:pPr>
            <w:r w:rsidRPr="00EE671F">
              <w:rPr>
                <w:rFonts w:ascii="Times New Roman" w:eastAsia="Times New Roman" w:hAnsi="Times New Roman"/>
                <w:i/>
                <w:iCs/>
                <w:sz w:val="24"/>
                <w:szCs w:val="24"/>
              </w:rPr>
              <w:t>168,482,835</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Phải trả ngắn hạn khác</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i/>
                <w:iCs/>
                <w:sz w:val="24"/>
                <w:szCs w:val="24"/>
              </w:rPr>
            </w:pPr>
            <w:r w:rsidRPr="00EE671F">
              <w:rPr>
                <w:rFonts w:ascii="Times New Roman" w:eastAsia="Times New Roman" w:hAnsi="Times New Roman"/>
                <w:i/>
                <w:iCs/>
                <w:sz w:val="24"/>
                <w:szCs w:val="24"/>
              </w:rPr>
              <w:t>36,707,437</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Quỹ khen thưởng phúc lợi</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286,371,069</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4</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Nguồn vốn chủ sở hữu</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b/>
                <w:bCs/>
                <w:sz w:val="24"/>
                <w:szCs w:val="24"/>
              </w:rPr>
            </w:pPr>
            <w:r w:rsidRPr="00EE671F">
              <w:rPr>
                <w:rFonts w:ascii="Times New Roman" w:eastAsia="Times New Roman" w:hAnsi="Times New Roman"/>
                <w:b/>
                <w:bCs/>
                <w:sz w:val="24"/>
                <w:szCs w:val="24"/>
              </w:rPr>
              <w:t>39,050,861,425</w:t>
            </w:r>
          </w:p>
        </w:tc>
      </w:tr>
      <w:tr w:rsidR="004841D7" w:rsidRPr="00EE671F" w:rsidTr="006E186E">
        <w:trPr>
          <w:trHeight w:val="324"/>
        </w:trPr>
        <w:tc>
          <w:tcPr>
            <w:tcW w:w="328" w:type="dxa"/>
            <w:tcBorders>
              <w:top w:val="nil"/>
              <w:left w:val="single" w:sz="8" w:space="0" w:color="auto"/>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474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rPr>
              <w:t>Trong đó, Lợi nhuận chưa phân phối</w:t>
            </w:r>
          </w:p>
        </w:tc>
        <w:tc>
          <w:tcPr>
            <w:tcW w:w="2020" w:type="dxa"/>
            <w:tcBorders>
              <w:top w:val="nil"/>
              <w:left w:val="nil"/>
              <w:bottom w:val="single" w:sz="8" w:space="0" w:color="auto"/>
              <w:right w:val="single" w:sz="8" w:space="0" w:color="auto"/>
            </w:tcBorders>
            <w:shd w:val="clear" w:color="000000" w:fill="FFFFFF"/>
            <w:noWrap/>
            <w:vAlign w:val="center"/>
            <w:hideMark/>
          </w:tcPr>
          <w:p w:rsidR="004841D7" w:rsidRPr="00EE671F" w:rsidRDefault="004841D7" w:rsidP="004841D7">
            <w:pPr>
              <w:spacing w:after="0" w:line="300" w:lineRule="auto"/>
              <w:jc w:val="right"/>
              <w:rPr>
                <w:rFonts w:ascii="Times New Roman" w:eastAsia="Times New Roman" w:hAnsi="Times New Roman"/>
                <w:sz w:val="24"/>
                <w:szCs w:val="24"/>
              </w:rPr>
            </w:pPr>
            <w:r w:rsidRPr="00EE671F">
              <w:rPr>
                <w:rFonts w:ascii="Times New Roman" w:eastAsia="Times New Roman" w:hAnsi="Times New Roman"/>
                <w:sz w:val="24"/>
                <w:szCs w:val="24"/>
              </w:rPr>
              <w:t>4,050,861,425</w:t>
            </w:r>
          </w:p>
        </w:tc>
      </w:tr>
    </w:tbl>
    <w:p w:rsidR="004841D7" w:rsidRPr="00EE671F" w:rsidRDefault="004841D7" w:rsidP="004841D7">
      <w:pPr>
        <w:tabs>
          <w:tab w:val="left" w:pos="1437"/>
        </w:tabs>
        <w:spacing w:after="0" w:line="300" w:lineRule="auto"/>
        <w:ind w:firstLine="567"/>
        <w:jc w:val="both"/>
        <w:rPr>
          <w:rFonts w:ascii="Times New Roman" w:eastAsia="Times New Roman" w:hAnsi="Times New Roman"/>
          <w:sz w:val="26"/>
          <w:szCs w:val="26"/>
        </w:rPr>
      </w:pPr>
    </w:p>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Qua 5 tháng đầu năm 2018, doanh nghiệp đạt doanh thu 191 tỷ đồng, bằng 66% doanh thu năm 2017. Lợi nhuận trước thuế đạt 676 triệu đồng, bằng 44% lợi nhuận trước thuế năm 2017</w:t>
      </w:r>
    </w:p>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Vốn lưu động thường xuyên đạt 32.7 tỷ đồng, đảm bảo nguồn vốn lưu động thường xuyên duy trì tương đối ổn định, đủ vốn lưu động tham gia vào phương án kinh doanh.</w:t>
      </w:r>
    </w:p>
    <w:p w:rsidR="004841D7"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Tổng tài sản đạt 262 tỷ đồng , tăng 67 tỷ đồng so với cuối năm trước, chủ yếu tăng ở khoản mục tài sản ngắn hạn, cụ thể là các khoản mục nợ phải thu, là phần vật liệu đã giao hàng nhưng chưa được thanh toán. Công ty không có nợ phải thu khó đòi. Chi tiết khoản phải thu của công ty đến ngày 31/05/ 2018  như sau:</w:t>
      </w:r>
    </w:p>
    <w:p w:rsidR="00F27290" w:rsidRPr="00EE671F" w:rsidRDefault="00F27290" w:rsidP="004841D7">
      <w:pPr>
        <w:tabs>
          <w:tab w:val="left" w:pos="1437"/>
        </w:tabs>
        <w:spacing w:after="0" w:line="300" w:lineRule="auto"/>
        <w:jc w:val="both"/>
        <w:rPr>
          <w:rFonts w:ascii="Times New Roman" w:eastAsia="Times New Roman" w:hAnsi="Times New Roman"/>
          <w:sz w:val="26"/>
          <w:szCs w:val="26"/>
        </w:rPr>
      </w:pPr>
    </w:p>
    <w:tbl>
      <w:tblPr>
        <w:tblW w:w="7411" w:type="dxa"/>
        <w:tblInd w:w="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607"/>
        <w:gridCol w:w="5235"/>
        <w:gridCol w:w="1569"/>
      </w:tblGrid>
      <w:tr w:rsidR="00B74413" w:rsidRPr="00EE671F" w:rsidTr="006E186E">
        <w:trPr>
          <w:trHeight w:val="608"/>
        </w:trPr>
        <w:tc>
          <w:tcPr>
            <w:tcW w:w="607" w:type="dxa"/>
            <w:noWrap/>
            <w:vAlign w:val="center"/>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TT</w:t>
            </w:r>
          </w:p>
        </w:tc>
        <w:tc>
          <w:tcPr>
            <w:tcW w:w="5235" w:type="dxa"/>
            <w:noWrap/>
            <w:vAlign w:val="center"/>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Tên người bán</w:t>
            </w:r>
          </w:p>
        </w:tc>
        <w:tc>
          <w:tcPr>
            <w:tcW w:w="1569" w:type="dxa"/>
            <w:vAlign w:val="center"/>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Giá trị</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1</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Công ty Cổ Phần Tập Đoàn  XD DL Bình Minh</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154,716</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2</w:t>
            </w:r>
          </w:p>
        </w:tc>
        <w:tc>
          <w:tcPr>
            <w:tcW w:w="5235" w:type="dxa"/>
            <w:noWrap/>
            <w:vAlign w:val="center"/>
          </w:tcPr>
          <w:p w:rsidR="004841D7" w:rsidRPr="00EE671F" w:rsidRDefault="004841D7" w:rsidP="00B74413">
            <w:pPr>
              <w:spacing w:after="0" w:line="20" w:lineRule="atLeast"/>
              <w:rPr>
                <w:rFonts w:ascii="Times New Roman" w:hAnsi="Times New Roman"/>
                <w:bCs/>
                <w:sz w:val="24"/>
                <w:szCs w:val="24"/>
              </w:rPr>
            </w:pPr>
            <w:r w:rsidRPr="00EE671F">
              <w:rPr>
                <w:rFonts w:ascii="Times New Roman" w:hAnsi="Times New Roman"/>
                <w:bCs/>
                <w:sz w:val="24"/>
                <w:szCs w:val="24"/>
              </w:rPr>
              <w:t>Công ty Cổ Phần công nghệ Việt Nhật</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50</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3</w:t>
            </w:r>
          </w:p>
        </w:tc>
        <w:tc>
          <w:tcPr>
            <w:tcW w:w="5235" w:type="dxa"/>
            <w:noWrap/>
            <w:vAlign w:val="center"/>
          </w:tcPr>
          <w:p w:rsidR="004841D7" w:rsidRPr="00EE671F" w:rsidRDefault="004841D7" w:rsidP="00B74413">
            <w:pPr>
              <w:spacing w:after="0" w:line="20" w:lineRule="atLeast"/>
              <w:rPr>
                <w:rFonts w:ascii="Times New Roman" w:hAnsi="Times New Roman"/>
                <w:bCs/>
                <w:sz w:val="24"/>
                <w:szCs w:val="24"/>
              </w:rPr>
            </w:pPr>
            <w:r w:rsidRPr="00EE671F">
              <w:rPr>
                <w:rFonts w:ascii="Times New Roman" w:hAnsi="Times New Roman"/>
                <w:bCs/>
                <w:sz w:val="24"/>
                <w:szCs w:val="24"/>
              </w:rPr>
              <w:t>Công ty CP LILAMA 69-2</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27</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4</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Cty TNHH MTV Dương Phong Hòa Bình</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1,408</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5</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 xml:space="preserve"> UBND xã Sơn Đà </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983</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6</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Công ty TNHH MTV XD Hòa Bình</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200</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7</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Công ty TNHH TM và Dịch Vụ Lan Huế</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47</w:t>
            </w:r>
          </w:p>
        </w:tc>
      </w:tr>
      <w:tr w:rsidR="00B74413" w:rsidRPr="00EE671F" w:rsidTr="006E186E">
        <w:trPr>
          <w:trHeight w:val="378"/>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8</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 xml:space="preserve">Công ty TNHH </w:t>
            </w:r>
            <w:r w:rsidRPr="00EE671F">
              <w:rPr>
                <w:rFonts w:ascii="Times New Roman" w:hAnsi="Times New Roman" w:hint="eastAsia"/>
                <w:sz w:val="24"/>
                <w:szCs w:val="24"/>
              </w:rPr>
              <w:t>Đ</w:t>
            </w:r>
            <w:r w:rsidRPr="00EE671F">
              <w:rPr>
                <w:rFonts w:ascii="Times New Roman" w:hAnsi="Times New Roman"/>
                <w:sz w:val="24"/>
                <w:szCs w:val="24"/>
              </w:rPr>
              <w:t>TXD &amp; TMDV HM Anh Dũng</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9,669</w:t>
            </w:r>
          </w:p>
        </w:tc>
      </w:tr>
      <w:tr w:rsidR="00B74413" w:rsidRPr="00EE671F" w:rsidTr="006E186E">
        <w:trPr>
          <w:trHeight w:val="313"/>
        </w:trPr>
        <w:tc>
          <w:tcPr>
            <w:tcW w:w="607"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9</w:t>
            </w:r>
          </w:p>
        </w:tc>
        <w:tc>
          <w:tcPr>
            <w:tcW w:w="5235" w:type="dxa"/>
            <w:noWrap/>
            <w:vAlign w:val="center"/>
          </w:tcPr>
          <w:p w:rsidR="004841D7" w:rsidRPr="00EE671F" w:rsidRDefault="004841D7" w:rsidP="00B74413">
            <w:pPr>
              <w:spacing w:after="0" w:line="20" w:lineRule="atLeast"/>
              <w:rPr>
                <w:rFonts w:ascii="Times New Roman" w:hAnsi="Times New Roman"/>
                <w:sz w:val="24"/>
                <w:szCs w:val="24"/>
              </w:rPr>
            </w:pPr>
            <w:r w:rsidRPr="00EE671F">
              <w:rPr>
                <w:rFonts w:ascii="Times New Roman" w:hAnsi="Times New Roman"/>
                <w:sz w:val="24"/>
                <w:szCs w:val="24"/>
              </w:rPr>
              <w:t>Trả lại tiền 3 Kè Sông Đuống</w:t>
            </w:r>
          </w:p>
        </w:tc>
        <w:tc>
          <w:tcPr>
            <w:tcW w:w="1569" w:type="dxa"/>
            <w:vAlign w:val="center"/>
          </w:tcPr>
          <w:p w:rsidR="004841D7" w:rsidRPr="00EE671F" w:rsidRDefault="004841D7" w:rsidP="00B74413">
            <w:pPr>
              <w:spacing w:after="0" w:line="20" w:lineRule="atLeast"/>
              <w:jc w:val="center"/>
              <w:rPr>
                <w:rFonts w:ascii="Times New Roman" w:hAnsi="Times New Roman"/>
                <w:bCs/>
                <w:sz w:val="24"/>
                <w:szCs w:val="24"/>
              </w:rPr>
            </w:pPr>
            <w:r w:rsidRPr="00EE671F">
              <w:rPr>
                <w:rFonts w:ascii="Times New Roman" w:hAnsi="Times New Roman"/>
                <w:bCs/>
                <w:sz w:val="24"/>
                <w:szCs w:val="24"/>
              </w:rPr>
              <w:t>361</w:t>
            </w:r>
          </w:p>
        </w:tc>
      </w:tr>
      <w:tr w:rsidR="00B74413" w:rsidRPr="00EE671F" w:rsidTr="006E186E">
        <w:trPr>
          <w:trHeight w:val="313"/>
        </w:trPr>
        <w:tc>
          <w:tcPr>
            <w:tcW w:w="607" w:type="dxa"/>
            <w:noWrap/>
            <w:vAlign w:val="bottom"/>
          </w:tcPr>
          <w:p w:rsidR="004841D7" w:rsidRPr="00EE671F" w:rsidRDefault="004841D7" w:rsidP="00B74413">
            <w:pPr>
              <w:spacing w:after="0" w:line="20" w:lineRule="atLeast"/>
              <w:jc w:val="center"/>
              <w:rPr>
                <w:rFonts w:ascii="Times New Roman" w:hAnsi="Times New Roman"/>
                <w:sz w:val="24"/>
                <w:szCs w:val="24"/>
              </w:rPr>
            </w:pPr>
          </w:p>
        </w:tc>
        <w:tc>
          <w:tcPr>
            <w:tcW w:w="5235" w:type="dxa"/>
            <w:noWrap/>
            <w:vAlign w:val="bottom"/>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 xml:space="preserve">TỔNG CỘNG </w:t>
            </w:r>
          </w:p>
        </w:tc>
        <w:tc>
          <w:tcPr>
            <w:tcW w:w="1569" w:type="dxa"/>
            <w:vAlign w:val="bottom"/>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167,462</w:t>
            </w:r>
          </w:p>
        </w:tc>
      </w:tr>
    </w:tbl>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p>
    <w:p w:rsidR="004841D7"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Hàng tồn kho tương đương với cuối năm trước, hàng tồn kho là hàng hóa đã nhập để phục vụ cho các hợp đồng đang ký, chi tiết theo bảng kê: </w:t>
      </w:r>
    </w:p>
    <w:p w:rsidR="00B74413" w:rsidRPr="00EE671F" w:rsidRDefault="00B74413" w:rsidP="004841D7">
      <w:pPr>
        <w:tabs>
          <w:tab w:val="left" w:pos="1437"/>
        </w:tabs>
        <w:spacing w:after="0" w:line="300" w:lineRule="auto"/>
        <w:jc w:val="both"/>
        <w:rPr>
          <w:rFonts w:ascii="Times New Roman" w:eastAsia="Times New Roman" w:hAnsi="Times New Roman"/>
          <w:sz w:val="26"/>
          <w:szCs w:val="26"/>
        </w:rPr>
      </w:pPr>
    </w:p>
    <w:tbl>
      <w:tblPr>
        <w:tblW w:w="7194" w:type="dxa"/>
        <w:tblInd w:w="994" w:type="dxa"/>
        <w:tblLook w:val="04A0"/>
      </w:tblPr>
      <w:tblGrid>
        <w:gridCol w:w="620"/>
        <w:gridCol w:w="3881"/>
        <w:gridCol w:w="2693"/>
      </w:tblGrid>
      <w:tr w:rsidR="004841D7" w:rsidRPr="00EE671F" w:rsidTr="006E186E">
        <w:trPr>
          <w:trHeight w:val="240"/>
        </w:trPr>
        <w:tc>
          <w:tcPr>
            <w:tcW w:w="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sz w:val="24"/>
                <w:szCs w:val="24"/>
              </w:rPr>
            </w:pPr>
            <w:r w:rsidRPr="00EE671F">
              <w:rPr>
                <w:rFonts w:ascii="Times New Roman" w:eastAsia="Times New Roman" w:hAnsi="Times New Roman"/>
                <w:b/>
                <w:sz w:val="24"/>
                <w:szCs w:val="24"/>
              </w:rPr>
              <w:t>TT</w:t>
            </w:r>
          </w:p>
        </w:tc>
        <w:tc>
          <w:tcPr>
            <w:tcW w:w="3881" w:type="dxa"/>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sz w:val="24"/>
                <w:szCs w:val="24"/>
              </w:rPr>
            </w:pPr>
            <w:r w:rsidRPr="00EE671F">
              <w:rPr>
                <w:rFonts w:ascii="Times New Roman" w:eastAsia="Times New Roman" w:hAnsi="Times New Roman"/>
                <w:b/>
                <w:sz w:val="24"/>
                <w:szCs w:val="24"/>
              </w:rPr>
              <w:t>Tên hàng hoá</w:t>
            </w:r>
          </w:p>
        </w:tc>
        <w:tc>
          <w:tcPr>
            <w:tcW w:w="2693" w:type="dxa"/>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4841D7">
            <w:pPr>
              <w:spacing w:after="0" w:line="300" w:lineRule="auto"/>
              <w:jc w:val="center"/>
              <w:rPr>
                <w:rFonts w:ascii="Times New Roman" w:eastAsia="Times New Roman" w:hAnsi="Times New Roman"/>
                <w:b/>
                <w:sz w:val="24"/>
                <w:szCs w:val="24"/>
              </w:rPr>
            </w:pPr>
            <w:r w:rsidRPr="00EE671F">
              <w:rPr>
                <w:rFonts w:ascii="Times New Roman" w:eastAsia="Times New Roman" w:hAnsi="Times New Roman"/>
                <w:b/>
                <w:sz w:val="24"/>
                <w:szCs w:val="24"/>
              </w:rPr>
              <w:t>Số tiền ( triệu đồng)</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1</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Thép</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42,922</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2</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Xi măng</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750</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3</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Cát</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3,064</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4</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Dây cáp điện</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0</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5</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Than cám, thạch cao</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6,714</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6</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Gỗ lim</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184</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7</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Vật tư khác</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6660</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8</w:t>
            </w:r>
          </w:p>
        </w:tc>
        <w:tc>
          <w:tcPr>
            <w:tcW w:w="3881" w:type="dxa"/>
            <w:tcBorders>
              <w:top w:val="nil"/>
              <w:left w:val="nil"/>
              <w:bottom w:val="single" w:sz="4" w:space="0" w:color="auto"/>
              <w:right w:val="single" w:sz="4" w:space="0" w:color="auto"/>
            </w:tcBorders>
            <w:shd w:val="clear" w:color="auto" w:fill="auto"/>
            <w:noWrap/>
            <w:vAlign w:val="bottom"/>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Vật liệu dở dang</w:t>
            </w:r>
          </w:p>
        </w:tc>
        <w:tc>
          <w:tcPr>
            <w:tcW w:w="2693" w:type="dxa"/>
            <w:tcBorders>
              <w:top w:val="nil"/>
              <w:left w:val="nil"/>
              <w:bottom w:val="single" w:sz="4" w:space="0" w:color="auto"/>
              <w:right w:val="single" w:sz="4" w:space="0" w:color="auto"/>
            </w:tcBorders>
            <w:shd w:val="clear" w:color="auto" w:fill="auto"/>
            <w:noWrap/>
            <w:vAlign w:val="bottom"/>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1197</w:t>
            </w:r>
          </w:p>
        </w:tc>
      </w:tr>
      <w:tr w:rsidR="004841D7" w:rsidRPr="00EE671F" w:rsidTr="006E186E">
        <w:trPr>
          <w:trHeight w:val="240"/>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3881"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TỔNG</w:t>
            </w:r>
          </w:p>
        </w:tc>
        <w:tc>
          <w:tcPr>
            <w:tcW w:w="2693"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B74413">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60,295</w:t>
            </w:r>
          </w:p>
        </w:tc>
      </w:tr>
    </w:tbl>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p>
    <w:p w:rsidR="004841D7" w:rsidRPr="00EE671F" w:rsidRDefault="004841D7" w:rsidP="006E186E">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Tổng nguồn vốn cũng có tốc độ gia tăng tương ứng với gia tăng tổng tài sản là 67 tỷ đồng; trong đó chủ yếu tăng ở khoản mục phải trả cho người bán ( tăng 33 tỷ đông) và người mua trả tiền trước tăng 33 tỷ đồng ( Công ty Bình Minh trả tiền trước)</w:t>
      </w:r>
    </w:p>
    <w:p w:rsidR="004841D7" w:rsidRDefault="004841D7" w:rsidP="006E186E">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Một số khoản phải trả người bán có giá trị lớn tại thời điểm 31.05.2018 như sau:</w:t>
      </w:r>
    </w:p>
    <w:p w:rsidR="00B74413" w:rsidRPr="00EE671F" w:rsidRDefault="00B74413" w:rsidP="006E186E">
      <w:pPr>
        <w:tabs>
          <w:tab w:val="left" w:pos="1437"/>
        </w:tabs>
        <w:spacing w:after="0" w:line="300" w:lineRule="auto"/>
        <w:jc w:val="both"/>
        <w:rPr>
          <w:rFonts w:ascii="Times New Roman" w:eastAsia="Times New Roman" w:hAnsi="Times New Roman"/>
          <w:sz w:val="26"/>
          <w:szCs w:val="26"/>
        </w:rPr>
      </w:pPr>
    </w:p>
    <w:tbl>
      <w:tblPr>
        <w:tblW w:w="7165" w:type="dxa"/>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18"/>
        <w:gridCol w:w="4756"/>
        <w:gridCol w:w="1591"/>
      </w:tblGrid>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STT</w:t>
            </w:r>
          </w:p>
        </w:tc>
        <w:tc>
          <w:tcPr>
            <w:tcW w:w="4756" w:type="dxa"/>
            <w:noWrap/>
            <w:vAlign w:val="center"/>
          </w:tcPr>
          <w:p w:rsidR="004841D7" w:rsidRPr="00EE671F" w:rsidRDefault="004841D7" w:rsidP="00B74413">
            <w:pPr>
              <w:spacing w:after="0" w:line="20" w:lineRule="atLeast"/>
              <w:jc w:val="center"/>
              <w:rPr>
                <w:rFonts w:ascii="Times New Roman" w:hAnsi="Times New Roman"/>
                <w:b/>
                <w:bCs/>
                <w:sz w:val="24"/>
                <w:szCs w:val="24"/>
              </w:rPr>
            </w:pPr>
            <w:r w:rsidRPr="00EE671F">
              <w:rPr>
                <w:rFonts w:ascii="Times New Roman" w:hAnsi="Times New Roman"/>
                <w:b/>
                <w:bCs/>
                <w:sz w:val="24"/>
                <w:szCs w:val="24"/>
              </w:rPr>
              <w:t>Tên người bán</w:t>
            </w:r>
          </w:p>
        </w:tc>
        <w:tc>
          <w:tcPr>
            <w:tcW w:w="1559" w:type="dxa"/>
            <w:noWrap/>
            <w:vAlign w:val="center"/>
          </w:tcPr>
          <w:p w:rsidR="004841D7" w:rsidRPr="00EE671F" w:rsidRDefault="004841D7" w:rsidP="00B74413">
            <w:pPr>
              <w:spacing w:after="0" w:line="20" w:lineRule="atLeast"/>
              <w:jc w:val="center"/>
              <w:rPr>
                <w:rFonts w:ascii="Times New Roman" w:hAnsi="Times New Roman"/>
                <w:b/>
                <w:bCs/>
                <w:sz w:val="20"/>
                <w:szCs w:val="20"/>
              </w:rPr>
            </w:pPr>
            <w:r w:rsidRPr="00EE671F">
              <w:rPr>
                <w:rFonts w:ascii="Times New Roman" w:hAnsi="Times New Roman"/>
                <w:b/>
                <w:bCs/>
                <w:sz w:val="20"/>
                <w:szCs w:val="20"/>
              </w:rPr>
              <w:t>Giá trị</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CTy CPTĐXD&amp;DL Bình Minh</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11,285,565,588</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2</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Cty TNHH vàng bạc và TM DV Tiến Lực</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42,787,933,039</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3</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Cty CP thép &amp; TM Hà Nội</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3,717,225,285</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4</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Hàng về trước hóa đơn về sau</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181,760,000</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5</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Công ty TNHH đầu tư TM&amp;SX thép Hoàng Quân</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4,656,822,500</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6</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Công tyTNHH TMVT XNK Phúc Hưng</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1,154,000,000</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7</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Cty CP ĐT XD&amp;TM Thiên Nhật</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10,413,273,342</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8</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Cty CP phát triển Thảo Nguyên</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1,094,635,597</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9</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Công ty cổ phần Công Nghiệp TM Sông Đà</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5,953,032,000</w:t>
            </w:r>
          </w:p>
        </w:tc>
      </w:tr>
      <w:tr w:rsidR="004841D7" w:rsidRPr="00EE671F" w:rsidTr="00D014E6">
        <w:trPr>
          <w:trHeight w:val="312"/>
        </w:trPr>
        <w:tc>
          <w:tcPr>
            <w:tcW w:w="850" w:type="dxa"/>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10</w:t>
            </w:r>
          </w:p>
        </w:tc>
        <w:tc>
          <w:tcPr>
            <w:tcW w:w="4756" w:type="dxa"/>
            <w:noWrap/>
            <w:vAlign w:val="bottom"/>
          </w:tcPr>
          <w:p w:rsidR="004841D7" w:rsidRPr="00EE671F" w:rsidRDefault="004841D7" w:rsidP="00B74413">
            <w:pPr>
              <w:spacing w:after="0" w:line="20" w:lineRule="atLeast"/>
              <w:rPr>
                <w:rFonts w:ascii="Times New Roman" w:hAnsi="Times New Roman"/>
                <w:bCs/>
              </w:rPr>
            </w:pPr>
            <w:r w:rsidRPr="00EE671F">
              <w:rPr>
                <w:rFonts w:ascii="Times New Roman" w:hAnsi="Times New Roman"/>
                <w:bCs/>
              </w:rPr>
              <w:t>Công ty TNHH ĐTXD và PTTM Việt Long</w:t>
            </w:r>
          </w:p>
        </w:tc>
        <w:tc>
          <w:tcPr>
            <w:tcW w:w="1559" w:type="dxa"/>
            <w:noWrap/>
            <w:vAlign w:val="bottom"/>
          </w:tcPr>
          <w:p w:rsidR="004841D7" w:rsidRPr="00EE671F" w:rsidRDefault="004841D7" w:rsidP="00B74413">
            <w:pPr>
              <w:spacing w:after="0" w:line="20" w:lineRule="atLeast"/>
              <w:jc w:val="center"/>
              <w:rPr>
                <w:rFonts w:ascii="Times New Roman" w:hAnsi="Times New Roman"/>
                <w:bCs/>
              </w:rPr>
            </w:pPr>
            <w:r w:rsidRPr="00EE671F">
              <w:rPr>
                <w:rFonts w:ascii="Times New Roman" w:hAnsi="Times New Roman"/>
                <w:bCs/>
              </w:rPr>
              <w:t>2,766,724,600</w:t>
            </w:r>
          </w:p>
        </w:tc>
      </w:tr>
    </w:tbl>
    <w:p w:rsidR="004841D7" w:rsidRPr="00EE671F" w:rsidRDefault="004841D7" w:rsidP="00B74413">
      <w:pPr>
        <w:tabs>
          <w:tab w:val="left" w:pos="1437"/>
        </w:tabs>
        <w:spacing w:after="0" w:line="20" w:lineRule="atLeast"/>
        <w:jc w:val="both"/>
        <w:rPr>
          <w:rFonts w:ascii="Times New Roman" w:eastAsia="Times New Roman" w:hAnsi="Times New Roman"/>
          <w:sz w:val="26"/>
          <w:szCs w:val="26"/>
        </w:rPr>
      </w:pPr>
    </w:p>
    <w:p w:rsidR="004841D7" w:rsidRPr="00EE671F" w:rsidRDefault="004841D7" w:rsidP="004841D7">
      <w:pPr>
        <w:tabs>
          <w:tab w:val="left" w:pos="1437"/>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Hệ số thanh toán ngắn hạn thời điểm 31.05.2018 đạt 1.14 lần, giảm 0.06 lần so với thời điểm 31.12.2018, mặc dù tài sản ngắn hạn và nợ ngắn hạn đều gia tăng với mức độ là 67  tỷ, tuy nhiên xét về tỷ lệ thì tỷ lệ giữa tài sản ngắn hạn và nợ ngắn hạn bị giảm hơn, do vậy hệ số thanh toán ngắn hạn giảm.  </w:t>
      </w:r>
    </w:p>
    <w:p w:rsidR="004841D7" w:rsidRPr="00EE671F" w:rsidRDefault="004841D7" w:rsidP="004841D7">
      <w:pPr>
        <w:spacing w:line="300" w:lineRule="auto"/>
        <w:ind w:firstLine="720"/>
        <w:contextualSpacing/>
        <w:jc w:val="both"/>
        <w:rPr>
          <w:rFonts w:ascii="Times New Roman" w:hAnsi="Times New Roman"/>
          <w:sz w:val="26"/>
          <w:szCs w:val="26"/>
        </w:rPr>
      </w:pPr>
      <w:r w:rsidRPr="00EE671F">
        <w:rPr>
          <w:rFonts w:ascii="Times New Roman" w:eastAsia="Times New Roman" w:hAnsi="Times New Roman"/>
          <w:sz w:val="26"/>
          <w:szCs w:val="26"/>
        </w:rPr>
        <w:t xml:space="preserve">Hệ số thanh toán nhanh thời điểm 31.05.2018 đạt 0.86, tăng so với thời điểm 31.12.2017 là 0.06 lần, tuy vậy cũng chưa có cơ sở đánh giá tính lỏng trong khả năng thanh toán của doanh nghiệp tăng, vì các khoản phải thu chiếm tỷ trọng rất lớn trong tài sản ngắn hạn (68%). Như đã phân tích ở trên, nợ phải thu của khách hàng chủ yếu tập trung vào công nợ của 1 đối tác là công ty Bình Minh. Mặc dù hiện công ty không có nợ phải thu khó đòi, </w:t>
      </w:r>
      <w:r w:rsidRPr="00EE671F">
        <w:rPr>
          <w:rFonts w:ascii="Times New Roman" w:hAnsi="Times New Roman"/>
          <w:sz w:val="26"/>
          <w:szCs w:val="26"/>
        </w:rPr>
        <w:t xml:space="preserve">Các công trình mà công ty </w:t>
      </w:r>
      <w:r w:rsidR="00502901">
        <w:rPr>
          <w:rFonts w:ascii="Times New Roman" w:hAnsi="Times New Roman"/>
          <w:sz w:val="26"/>
          <w:szCs w:val="26"/>
        </w:rPr>
        <w:t>..............</w:t>
      </w:r>
      <w:r w:rsidRPr="00EE671F">
        <w:rPr>
          <w:rFonts w:ascii="Times New Roman" w:hAnsi="Times New Roman"/>
          <w:sz w:val="26"/>
          <w:szCs w:val="26"/>
        </w:rPr>
        <w:t xml:space="preserve"> đang tham gia với công ty Bình Minh đều là các công trình có vốn ngân sách hoặc trái phiếu chính phủ, nguồn thanh toán tương đối ổn định. Tuy nhiên công ty </w:t>
      </w:r>
      <w:r w:rsidR="00502901">
        <w:rPr>
          <w:rFonts w:ascii="Times New Roman" w:hAnsi="Times New Roman"/>
          <w:sz w:val="26"/>
          <w:szCs w:val="26"/>
        </w:rPr>
        <w:t>..............</w:t>
      </w:r>
      <w:r w:rsidRPr="00EE671F">
        <w:rPr>
          <w:rFonts w:ascii="Times New Roman" w:hAnsi="Times New Roman"/>
          <w:sz w:val="26"/>
          <w:szCs w:val="26"/>
        </w:rPr>
        <w:t xml:space="preserve"> không được thanh toán trực tiếp mà phải phụ thuộc vào việc công ty Bình Minh được bố trí nguồn vốn cho công trình đó, vì vậy có những mặt hạn chế, có rủi ro về thanh khoản, có thể có độ trễ về thanh toán khiến cho kế hoạch trả nợ bị ảnh hưởng.</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b/>
          <w:sz w:val="26"/>
          <w:szCs w:val="28"/>
          <w:lang w:val="pt-BR"/>
        </w:rPr>
        <w:t>6. Xếp loại Doanh nghiệp và xếp hạng tín dụng</w:t>
      </w:r>
      <w:r w:rsidRPr="00EE671F">
        <w:rPr>
          <w:rFonts w:ascii="Times New Roman" w:hAnsi="Times New Roman"/>
          <w:sz w:val="26"/>
          <w:szCs w:val="28"/>
          <w:lang w:val="pt-BR"/>
        </w:rPr>
        <w:t>: Theo xếp loại của hệ thống xếp loại tín dụng nội bộ của ngân hàng No&amp;PTNT Việt Na</w:t>
      </w:r>
      <w:r w:rsidR="006E186E">
        <w:rPr>
          <w:rFonts w:ascii="Times New Roman" w:hAnsi="Times New Roman"/>
          <w:sz w:val="26"/>
          <w:szCs w:val="28"/>
          <w:lang w:val="pt-BR"/>
        </w:rPr>
        <w:t xml:space="preserve">m. </w:t>
      </w:r>
      <w:r w:rsidRPr="00EE671F">
        <w:rPr>
          <w:rFonts w:ascii="Times New Roman" w:hAnsi="Times New Roman"/>
          <w:sz w:val="26"/>
          <w:szCs w:val="28"/>
          <w:lang w:val="pt-BR"/>
        </w:rPr>
        <w:t xml:space="preserve">Kỳ chấm điểm ngày 30/06/2018, công ty </w:t>
      </w:r>
      <w:r w:rsidR="00502901">
        <w:rPr>
          <w:rFonts w:ascii="Times New Roman" w:hAnsi="Times New Roman"/>
          <w:sz w:val="26"/>
          <w:szCs w:val="28"/>
          <w:lang w:val="pt-BR"/>
        </w:rPr>
        <w:t>..............</w:t>
      </w:r>
      <w:r w:rsidRPr="00EE671F">
        <w:rPr>
          <w:rFonts w:ascii="Times New Roman" w:hAnsi="Times New Roman"/>
          <w:sz w:val="26"/>
          <w:szCs w:val="28"/>
          <w:lang w:val="pt-BR"/>
        </w:rPr>
        <w:t xml:space="preserve"> được xếp loại A. </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b/>
          <w:sz w:val="26"/>
          <w:szCs w:val="28"/>
          <w:lang w:val="pt-BR"/>
        </w:rPr>
        <w:t>7. Tình hình quan hệ tín dụng</w:t>
      </w:r>
      <w:r w:rsidRPr="00EE671F">
        <w:rPr>
          <w:rFonts w:ascii="Times New Roman" w:hAnsi="Times New Roman"/>
          <w:sz w:val="26"/>
          <w:szCs w:val="28"/>
          <w:lang w:val="pt-BR"/>
        </w:rPr>
        <w:t xml:space="preserve">: Công ty </w:t>
      </w:r>
      <w:r w:rsidR="00502901">
        <w:rPr>
          <w:rFonts w:ascii="Times New Roman" w:hAnsi="Times New Roman"/>
          <w:sz w:val="26"/>
          <w:szCs w:val="28"/>
          <w:lang w:val="pt-BR"/>
        </w:rPr>
        <w:t>..............</w:t>
      </w:r>
      <w:r w:rsidRPr="00EE671F">
        <w:rPr>
          <w:rFonts w:ascii="Times New Roman" w:hAnsi="Times New Roman"/>
          <w:sz w:val="26"/>
          <w:szCs w:val="28"/>
          <w:lang w:val="pt-BR"/>
        </w:rPr>
        <w:t xml:space="preserve"> chỉ có quan hệ tín dụng tại Ngân hàng No&amp;PTNT TX </w:t>
      </w:r>
      <w:r w:rsidR="00502901">
        <w:rPr>
          <w:rFonts w:ascii="Times New Roman" w:hAnsi="Times New Roman"/>
          <w:sz w:val="26"/>
          <w:szCs w:val="28"/>
          <w:lang w:val="pt-BR"/>
        </w:rPr>
        <w:t>..............</w:t>
      </w:r>
      <w:r w:rsidRPr="00EE671F">
        <w:rPr>
          <w:rFonts w:ascii="Times New Roman" w:hAnsi="Times New Roman"/>
          <w:sz w:val="26"/>
          <w:szCs w:val="28"/>
          <w:lang w:val="pt-BR"/>
        </w:rPr>
        <w:t>. Công ty không có dư nợ xấu hoặc nợ cần chú ý trong vòng 5 năm trở lại đây. Dư nợ của công tại thời điểm thẩm định là 99,99 tỷ đồng</w:t>
      </w:r>
    </w:p>
    <w:p w:rsidR="004841D7" w:rsidRPr="00EE671F" w:rsidRDefault="004841D7" w:rsidP="004841D7">
      <w:pPr>
        <w:spacing w:before="20" w:after="20" w:line="300" w:lineRule="auto"/>
        <w:ind w:firstLine="450"/>
        <w:jc w:val="both"/>
        <w:rPr>
          <w:rFonts w:ascii="Times New Roman" w:eastAsia="Times New Roman" w:hAnsi="Times New Roman"/>
          <w:sz w:val="26"/>
          <w:szCs w:val="26"/>
          <w:lang w:val="pt-BR"/>
        </w:rPr>
      </w:pPr>
      <w:r w:rsidRPr="00EE671F">
        <w:rPr>
          <w:rFonts w:ascii="Times New Roman" w:eastAsia="Times New Roman" w:hAnsi="Times New Roman"/>
          <w:b/>
          <w:sz w:val="26"/>
          <w:szCs w:val="26"/>
          <w:lang w:val="pt-BR"/>
        </w:rPr>
        <w:t xml:space="preserve">8. Tình hình sử dụng các sản phẩm, dịch vụ của Ngân hàng: </w:t>
      </w:r>
      <w:r w:rsidRPr="00EE671F">
        <w:rPr>
          <w:rFonts w:ascii="Times New Roman" w:eastAsia="Times New Roman" w:hAnsi="Times New Roman"/>
          <w:sz w:val="26"/>
          <w:szCs w:val="26"/>
          <w:lang w:val="pt-BR"/>
        </w:rPr>
        <w:t xml:space="preserve">Công ty có tham gia các dịch vụ của ngân hàng như dịch vụ thanh toán, dịch vụ nhắc nợ vay... Từ tháng 7.2017, công ty đã thực hiện chuyển tiền thanh toán chủ yếu qua tài khoản của công ty Tại Agibank </w:t>
      </w:r>
      <w:r w:rsidR="00502901">
        <w:rPr>
          <w:rFonts w:ascii="Times New Roman" w:eastAsia="Times New Roman" w:hAnsi="Times New Roman"/>
          <w:sz w:val="26"/>
          <w:szCs w:val="26"/>
          <w:lang w:val="pt-BR"/>
        </w:rPr>
        <w:t>..............</w:t>
      </w:r>
      <w:r w:rsidRPr="00EE671F">
        <w:rPr>
          <w:rFonts w:ascii="Times New Roman" w:eastAsia="Times New Roman" w:hAnsi="Times New Roman"/>
          <w:sz w:val="26"/>
          <w:szCs w:val="26"/>
          <w:lang w:val="pt-BR"/>
        </w:rPr>
        <w:t xml:space="preserve"> với tỷ lệ tối thiểu 70% doanh số tiền chuyển thanh toán của công ty.</w:t>
      </w:r>
    </w:p>
    <w:p w:rsidR="004841D7" w:rsidRPr="00EE671F" w:rsidRDefault="004841D7" w:rsidP="004841D7">
      <w:pPr>
        <w:spacing w:before="20" w:after="20" w:line="300" w:lineRule="auto"/>
        <w:ind w:firstLine="450"/>
        <w:jc w:val="both"/>
        <w:rPr>
          <w:rFonts w:ascii="Times New Roman Bold" w:eastAsia="Times New Roman" w:hAnsi="Times New Roman Bold"/>
          <w:b/>
          <w:spacing w:val="-2"/>
          <w:sz w:val="26"/>
          <w:szCs w:val="26"/>
          <w:lang w:val="pt-BR"/>
        </w:rPr>
      </w:pPr>
      <w:r w:rsidRPr="00EE671F">
        <w:rPr>
          <w:rFonts w:ascii="Times New Roman Bold" w:eastAsia="Times New Roman" w:hAnsi="Times New Roman Bold"/>
          <w:b/>
          <w:spacing w:val="-2"/>
          <w:sz w:val="26"/>
          <w:szCs w:val="26"/>
          <w:lang w:val="pt-BR"/>
        </w:rPr>
        <w:t>10. Kết quả kiểm tra, kiến nghị của c</w:t>
      </w:r>
      <w:r w:rsidRPr="00EE671F">
        <w:rPr>
          <w:rFonts w:ascii="Times New Roman Bold" w:eastAsia="Times New Roman" w:hAnsi="Times New Roman Bold" w:hint="eastAsia"/>
          <w:b/>
          <w:spacing w:val="-2"/>
          <w:sz w:val="26"/>
          <w:szCs w:val="26"/>
          <w:lang w:val="pt-BR"/>
        </w:rPr>
        <w:t>á</w:t>
      </w:r>
      <w:r w:rsidRPr="00EE671F">
        <w:rPr>
          <w:rFonts w:ascii="Times New Roman Bold" w:eastAsia="Times New Roman" w:hAnsi="Times New Roman Bold"/>
          <w:b/>
          <w:spacing w:val="-2"/>
          <w:sz w:val="26"/>
          <w:szCs w:val="26"/>
          <w:lang w:val="pt-BR"/>
        </w:rPr>
        <w:t xml:space="preserve">c </w:t>
      </w:r>
      <w:r w:rsidRPr="00EE671F">
        <w:rPr>
          <w:rFonts w:ascii="Times New Roman Bold" w:eastAsia="Times New Roman" w:hAnsi="Times New Roman Bold" w:hint="eastAsia"/>
          <w:b/>
          <w:spacing w:val="-2"/>
          <w:sz w:val="26"/>
          <w:szCs w:val="26"/>
          <w:lang w:val="pt-BR"/>
        </w:rPr>
        <w:t>đ</w:t>
      </w:r>
      <w:r w:rsidRPr="00EE671F">
        <w:rPr>
          <w:rFonts w:ascii="Times New Roman Bold" w:eastAsia="Times New Roman" w:hAnsi="Times New Roman Bold"/>
          <w:b/>
          <w:spacing w:val="-2"/>
          <w:sz w:val="26"/>
          <w:szCs w:val="26"/>
          <w:lang w:val="pt-BR"/>
        </w:rPr>
        <w:t>o</w:t>
      </w:r>
      <w:r w:rsidRPr="00EE671F">
        <w:rPr>
          <w:rFonts w:ascii="Times New Roman Bold" w:eastAsia="Times New Roman" w:hAnsi="Times New Roman Bold" w:hint="eastAsia"/>
          <w:b/>
          <w:spacing w:val="-2"/>
          <w:sz w:val="26"/>
          <w:szCs w:val="26"/>
          <w:lang w:val="pt-BR"/>
        </w:rPr>
        <w:t>à</w:t>
      </w:r>
      <w:r w:rsidRPr="00EE671F">
        <w:rPr>
          <w:rFonts w:ascii="Times New Roman Bold" w:eastAsia="Times New Roman" w:hAnsi="Times New Roman Bold"/>
          <w:b/>
          <w:spacing w:val="-2"/>
          <w:sz w:val="26"/>
          <w:szCs w:val="26"/>
          <w:lang w:val="pt-BR"/>
        </w:rPr>
        <w:t>n kiểm tra, thanh tra, kiểm to</w:t>
      </w:r>
      <w:r w:rsidRPr="00EE671F">
        <w:rPr>
          <w:rFonts w:ascii="Times New Roman Bold" w:eastAsia="Times New Roman" w:hAnsi="Times New Roman Bold" w:hint="eastAsia"/>
          <w:b/>
          <w:spacing w:val="-2"/>
          <w:sz w:val="26"/>
          <w:szCs w:val="26"/>
          <w:lang w:val="pt-BR"/>
        </w:rPr>
        <w:t>á</w:t>
      </w:r>
      <w:r w:rsidRPr="00EE671F">
        <w:rPr>
          <w:rFonts w:ascii="Times New Roman Bold" w:eastAsia="Times New Roman" w:hAnsi="Times New Roman Bold"/>
          <w:b/>
          <w:spacing w:val="-2"/>
          <w:sz w:val="26"/>
          <w:szCs w:val="26"/>
          <w:lang w:val="pt-BR"/>
        </w:rPr>
        <w:t>n tại Chi nh</w:t>
      </w:r>
      <w:r w:rsidRPr="00EE671F">
        <w:rPr>
          <w:rFonts w:ascii="Times New Roman Bold" w:eastAsia="Times New Roman" w:hAnsi="Times New Roman Bold" w:hint="eastAsia"/>
          <w:b/>
          <w:spacing w:val="-2"/>
          <w:sz w:val="26"/>
          <w:szCs w:val="26"/>
          <w:lang w:val="pt-BR"/>
        </w:rPr>
        <w:t>á</w:t>
      </w:r>
      <w:r w:rsidRPr="00EE671F">
        <w:rPr>
          <w:rFonts w:ascii="Times New Roman Bold" w:eastAsia="Times New Roman" w:hAnsi="Times New Roman Bold"/>
          <w:b/>
          <w:spacing w:val="-2"/>
          <w:sz w:val="26"/>
          <w:szCs w:val="26"/>
          <w:lang w:val="pt-BR"/>
        </w:rPr>
        <w:t>nh li</w:t>
      </w:r>
      <w:r w:rsidRPr="00EE671F">
        <w:rPr>
          <w:rFonts w:ascii="Times New Roman Bold" w:eastAsia="Times New Roman" w:hAnsi="Times New Roman Bold" w:hint="eastAsia"/>
          <w:b/>
          <w:spacing w:val="-2"/>
          <w:sz w:val="26"/>
          <w:szCs w:val="26"/>
          <w:lang w:val="pt-BR"/>
        </w:rPr>
        <w:t>ê</w:t>
      </w:r>
      <w:r w:rsidRPr="00EE671F">
        <w:rPr>
          <w:rFonts w:ascii="Times New Roman Bold" w:eastAsia="Times New Roman" w:hAnsi="Times New Roman Bold"/>
          <w:b/>
          <w:spacing w:val="-2"/>
          <w:sz w:val="26"/>
          <w:szCs w:val="26"/>
          <w:lang w:val="pt-BR"/>
        </w:rPr>
        <w:t xml:space="preserve">n quan </w:t>
      </w:r>
      <w:r w:rsidRPr="00EE671F">
        <w:rPr>
          <w:rFonts w:ascii="Times New Roman Bold" w:eastAsia="Times New Roman" w:hAnsi="Times New Roman Bold" w:hint="eastAsia"/>
          <w:b/>
          <w:spacing w:val="-2"/>
          <w:sz w:val="26"/>
          <w:szCs w:val="26"/>
          <w:lang w:val="pt-BR"/>
        </w:rPr>
        <w:t>đ</w:t>
      </w:r>
      <w:r w:rsidRPr="00EE671F">
        <w:rPr>
          <w:rFonts w:ascii="Times New Roman Bold" w:eastAsia="Times New Roman" w:hAnsi="Times New Roman Bold"/>
          <w:b/>
          <w:spacing w:val="-2"/>
          <w:sz w:val="26"/>
          <w:szCs w:val="26"/>
          <w:lang w:val="pt-BR"/>
        </w:rPr>
        <w:t>ến kh</w:t>
      </w:r>
      <w:r w:rsidRPr="00EE671F">
        <w:rPr>
          <w:rFonts w:ascii="Times New Roman Bold" w:eastAsia="Times New Roman" w:hAnsi="Times New Roman Bold" w:hint="eastAsia"/>
          <w:b/>
          <w:spacing w:val="-2"/>
          <w:sz w:val="26"/>
          <w:szCs w:val="26"/>
          <w:lang w:val="pt-BR"/>
        </w:rPr>
        <w:t>á</w:t>
      </w:r>
      <w:r w:rsidRPr="00EE671F">
        <w:rPr>
          <w:rFonts w:ascii="Times New Roman Bold" w:eastAsia="Times New Roman" w:hAnsi="Times New Roman Bold"/>
          <w:b/>
          <w:spacing w:val="-2"/>
          <w:sz w:val="26"/>
          <w:szCs w:val="26"/>
          <w:lang w:val="pt-BR"/>
        </w:rPr>
        <w:t>ch h</w:t>
      </w:r>
      <w:r w:rsidRPr="00EE671F">
        <w:rPr>
          <w:rFonts w:ascii="Times New Roman Bold" w:eastAsia="Times New Roman" w:hAnsi="Times New Roman Bold" w:hint="eastAsia"/>
          <w:b/>
          <w:spacing w:val="-2"/>
          <w:sz w:val="26"/>
          <w:szCs w:val="26"/>
          <w:lang w:val="pt-BR"/>
        </w:rPr>
        <w:t>à</w:t>
      </w:r>
      <w:r w:rsidRPr="00EE671F">
        <w:rPr>
          <w:rFonts w:ascii="Times New Roman Bold" w:eastAsia="Times New Roman" w:hAnsi="Times New Roman Bold"/>
          <w:b/>
          <w:spacing w:val="-2"/>
          <w:sz w:val="26"/>
          <w:szCs w:val="26"/>
          <w:lang w:val="pt-BR"/>
        </w:rPr>
        <w:t>ng v</w:t>
      </w:r>
      <w:r w:rsidRPr="00EE671F">
        <w:rPr>
          <w:rFonts w:ascii="Times New Roman Bold" w:eastAsia="Times New Roman" w:hAnsi="Times New Roman Bold" w:hint="eastAsia"/>
          <w:b/>
          <w:spacing w:val="-2"/>
          <w:sz w:val="26"/>
          <w:szCs w:val="26"/>
          <w:lang w:val="pt-BR"/>
        </w:rPr>
        <w:t>à</w:t>
      </w:r>
      <w:r w:rsidRPr="00EE671F">
        <w:rPr>
          <w:rFonts w:ascii="Times New Roman Bold" w:eastAsia="Times New Roman" w:hAnsi="Times New Roman Bold"/>
          <w:b/>
          <w:spacing w:val="-2"/>
          <w:sz w:val="26"/>
          <w:szCs w:val="26"/>
          <w:lang w:val="pt-BR"/>
        </w:rPr>
        <w:t xml:space="preserve"> kết quả khắc phục, chỉnh sửa (n</w:t>
      </w:r>
      <w:r w:rsidRPr="00EE671F">
        <w:rPr>
          <w:rFonts w:ascii="Times New Roman Bold" w:eastAsia="Times New Roman" w:hAnsi="Times New Roman Bold" w:hint="eastAsia"/>
          <w:b/>
          <w:spacing w:val="-2"/>
          <w:sz w:val="26"/>
          <w:szCs w:val="26"/>
          <w:lang w:val="pt-BR"/>
        </w:rPr>
        <w:t>ế</w:t>
      </w:r>
      <w:r w:rsidRPr="00EE671F">
        <w:rPr>
          <w:rFonts w:ascii="Times New Roman Bold" w:eastAsia="Times New Roman" w:hAnsi="Times New Roman Bold"/>
          <w:b/>
          <w:spacing w:val="-2"/>
          <w:sz w:val="26"/>
          <w:szCs w:val="26"/>
          <w:lang w:val="pt-BR"/>
        </w:rPr>
        <w:t xml:space="preserve">u có): </w:t>
      </w:r>
    </w:p>
    <w:p w:rsidR="004841D7" w:rsidRPr="00EE671F" w:rsidRDefault="004841D7" w:rsidP="004841D7">
      <w:pPr>
        <w:spacing w:before="20" w:after="20" w:line="300" w:lineRule="auto"/>
        <w:ind w:firstLine="450"/>
        <w:jc w:val="both"/>
        <w:rPr>
          <w:rFonts w:ascii="Times New Roman" w:hAnsi="Times New Roman"/>
          <w:sz w:val="26"/>
          <w:szCs w:val="28"/>
          <w:lang w:val="pt-BR"/>
        </w:rPr>
      </w:pPr>
      <w:r w:rsidRPr="00EE671F">
        <w:rPr>
          <w:rFonts w:ascii="Times New Roman" w:hAnsi="Times New Roman"/>
          <w:sz w:val="26"/>
          <w:szCs w:val="28"/>
          <w:lang w:val="pt-BR"/>
        </w:rPr>
        <w:t>Chưa có các tồn tại qua kết luận kiểm tra của các đoàn kiểm tra  theo QĐ44, QĐ 863 ( Tháng 06.2017), Thanh tra Ngân hàng Nhà nước TP Hà Nội ( Tháng 01.2018)</w:t>
      </w:r>
    </w:p>
    <w:p w:rsidR="004841D7" w:rsidRPr="00EE671F" w:rsidRDefault="004841D7" w:rsidP="004841D7">
      <w:pPr>
        <w:spacing w:after="0" w:line="300" w:lineRule="auto"/>
        <w:ind w:firstLine="567"/>
        <w:jc w:val="both"/>
        <w:rPr>
          <w:rFonts w:ascii="Times New Roman" w:hAnsi="Times New Roman"/>
          <w:b/>
          <w:sz w:val="26"/>
          <w:szCs w:val="28"/>
          <w:u w:val="single"/>
          <w:lang w:val="pt-BR"/>
        </w:rPr>
      </w:pPr>
      <w:r w:rsidRPr="00EE671F">
        <w:rPr>
          <w:rFonts w:ascii="Times New Roman" w:hAnsi="Times New Roman"/>
          <w:b/>
          <w:sz w:val="26"/>
          <w:szCs w:val="28"/>
          <w:u w:val="single"/>
          <w:lang w:val="pt-BR"/>
        </w:rPr>
        <w:t>Nhận xét chung</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sz w:val="26"/>
          <w:szCs w:val="28"/>
          <w:lang w:val="pt-BR"/>
        </w:rPr>
        <w:t xml:space="preserve">Qua phân tích tình hình tài chính và hoạt động của Công ty TNHH </w:t>
      </w:r>
      <w:r w:rsidR="00502901">
        <w:rPr>
          <w:rFonts w:ascii="Times New Roman" w:hAnsi="Times New Roman"/>
          <w:sz w:val="26"/>
          <w:szCs w:val="28"/>
          <w:lang w:val="pt-BR"/>
        </w:rPr>
        <w:t>..............</w:t>
      </w:r>
      <w:r w:rsidRPr="00EE671F">
        <w:rPr>
          <w:rFonts w:ascii="Times New Roman" w:hAnsi="Times New Roman"/>
          <w:sz w:val="26"/>
          <w:szCs w:val="28"/>
          <w:lang w:val="pt-BR"/>
        </w:rPr>
        <w:t xml:space="preserve">  cho thấy:</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sz w:val="26"/>
          <w:szCs w:val="28"/>
          <w:lang w:val="pt-BR"/>
        </w:rPr>
        <w:t>- Công ty đang có quy mô kinh doanh cũng như việc tăng trưởng doanh thu với tốc độ lớn trong năm 2017 do ký được nhiều hợp đồng kinh tế trong năm 2017. Sự tăng trưởng về quy mô kinh doanh kéo theo gia tăng công nợ, gia tăng các khoản phải thu và đòi hỏi việc kiểm soát dòng tiền, bố trí vốn phải được tiến hành chặt chẽ, thường xuyên</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sz w:val="26"/>
          <w:szCs w:val="28"/>
          <w:lang w:val="pt-BR"/>
        </w:rPr>
        <w:t>Vốn lưu động được duy trì ổn định, đảm bảo tỷ lệ tham gia của vốn đối ứng, góp phần ổn định sự cân bằng về tài chính.</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sz w:val="26"/>
          <w:szCs w:val="28"/>
          <w:lang w:val="pt-BR"/>
        </w:rPr>
        <w:t>Tỷ suất lợi nhuận đạt được so với doanh thu tương đối thấp do tỷ lệ giá vốn trên doanh thu quá cao, mặc dù công ty có lợi nhuận nhưng so với vốn chủ sở hữu bỏ ra, đặc biệt so với tổng nguồn vốn thì lợi nhuận còn thấp</w:t>
      </w:r>
    </w:p>
    <w:p w:rsidR="004841D7" w:rsidRPr="00EE671F" w:rsidRDefault="004841D7" w:rsidP="004841D7">
      <w:pPr>
        <w:spacing w:after="0" w:line="300" w:lineRule="auto"/>
        <w:ind w:firstLine="567"/>
        <w:jc w:val="both"/>
        <w:rPr>
          <w:rFonts w:ascii="Times New Roman" w:hAnsi="Times New Roman"/>
          <w:sz w:val="26"/>
          <w:szCs w:val="28"/>
          <w:lang w:val="pt-BR"/>
        </w:rPr>
      </w:pPr>
      <w:r w:rsidRPr="00EE671F">
        <w:rPr>
          <w:rFonts w:ascii="Times New Roman" w:hAnsi="Times New Roman"/>
          <w:sz w:val="26"/>
          <w:szCs w:val="28"/>
          <w:lang w:val="pt-BR"/>
        </w:rPr>
        <w:t xml:space="preserve">Công ty đã hoạt động được gần 10 năm nhưng phát triển </w:t>
      </w:r>
      <w:r w:rsidR="00F27290">
        <w:rPr>
          <w:rFonts w:ascii="Times New Roman" w:hAnsi="Times New Roman"/>
          <w:sz w:val="26"/>
          <w:szCs w:val="28"/>
          <w:lang w:val="pt-BR"/>
        </w:rPr>
        <w:t xml:space="preserve">mạnh </w:t>
      </w:r>
      <w:r w:rsidRPr="00EE671F">
        <w:rPr>
          <w:rFonts w:ascii="Times New Roman" w:hAnsi="Times New Roman"/>
          <w:sz w:val="26"/>
          <w:szCs w:val="28"/>
          <w:lang w:val="pt-BR"/>
        </w:rPr>
        <w:t xml:space="preserve">trong </w:t>
      </w:r>
      <w:r w:rsidR="00F27290">
        <w:rPr>
          <w:rFonts w:ascii="Times New Roman" w:hAnsi="Times New Roman"/>
          <w:sz w:val="26"/>
          <w:szCs w:val="28"/>
          <w:lang w:val="pt-BR"/>
        </w:rPr>
        <w:t>3</w:t>
      </w:r>
      <w:r w:rsidRPr="00EE671F">
        <w:rPr>
          <w:rFonts w:ascii="Times New Roman" w:hAnsi="Times New Roman"/>
          <w:sz w:val="26"/>
          <w:szCs w:val="28"/>
          <w:lang w:val="pt-BR"/>
        </w:rPr>
        <w:t xml:space="preserve"> năm trở lại đây. Ban lãnh đạo là người nhanh nhẹn và  có mối quan hệ rộng trong lĩnh vực xây dựng, điều này đã giúp công ty có nhiều ưu thế trong cạnh tranh và </w:t>
      </w:r>
      <w:r w:rsidR="00F27290">
        <w:rPr>
          <w:rFonts w:ascii="Times New Roman" w:hAnsi="Times New Roman"/>
          <w:sz w:val="26"/>
          <w:szCs w:val="28"/>
          <w:lang w:val="pt-BR"/>
        </w:rPr>
        <w:t>là đối tác với các doanh nghiệp lớn về doanh nghiệp.</w:t>
      </w:r>
    </w:p>
    <w:p w:rsidR="004841D7" w:rsidRPr="00EE671F" w:rsidRDefault="004841D7" w:rsidP="004841D7">
      <w:pPr>
        <w:spacing w:before="20" w:after="20" w:line="300" w:lineRule="auto"/>
        <w:jc w:val="both"/>
        <w:rPr>
          <w:rFonts w:ascii="Times New Roman" w:eastAsia="Times New Roman" w:hAnsi="Times New Roman"/>
          <w:b/>
          <w:bCs/>
          <w:sz w:val="26"/>
          <w:szCs w:val="26"/>
          <w:lang w:val="pt-BR"/>
        </w:rPr>
      </w:pPr>
      <w:r w:rsidRPr="00EE671F">
        <w:rPr>
          <w:rFonts w:ascii="Times New Roman" w:eastAsia="Times New Roman" w:hAnsi="Times New Roman"/>
          <w:b/>
          <w:bCs/>
          <w:sz w:val="26"/>
          <w:szCs w:val="26"/>
          <w:lang w:val="pt-BR"/>
        </w:rPr>
        <w:t>IV. THẨM ĐỊNH PHƯƠNG ÁN SỬ DỤNG VỐN</w:t>
      </w:r>
    </w:p>
    <w:p w:rsidR="004841D7" w:rsidRPr="00EE671F" w:rsidRDefault="004841D7" w:rsidP="004841D7">
      <w:pPr>
        <w:spacing w:before="20" w:after="20" w:line="300" w:lineRule="auto"/>
        <w:jc w:val="both"/>
        <w:rPr>
          <w:rFonts w:ascii="Times New Roman" w:hAnsi="Times New Roman"/>
          <w:sz w:val="26"/>
          <w:szCs w:val="26"/>
          <w:lang w:val="pt-BR"/>
        </w:rPr>
      </w:pPr>
      <w:r w:rsidRPr="00EE671F">
        <w:rPr>
          <w:rFonts w:ascii="Times New Roman" w:eastAsia="Times New Roman" w:hAnsi="Times New Roman"/>
          <w:b/>
          <w:bCs/>
          <w:sz w:val="26"/>
          <w:szCs w:val="26"/>
          <w:lang w:val="pt-BR"/>
        </w:rPr>
        <w:t xml:space="preserve">1. </w:t>
      </w:r>
      <w:r w:rsidRPr="00EE671F">
        <w:rPr>
          <w:rFonts w:ascii="Times New Roman" w:hAnsi="Times New Roman"/>
          <w:b/>
          <w:sz w:val="26"/>
          <w:szCs w:val="26"/>
          <w:lang w:val="pt-BR"/>
        </w:rPr>
        <w:t>Mục đích vay:</w:t>
      </w:r>
      <w:r w:rsidRPr="00EE671F">
        <w:rPr>
          <w:rFonts w:ascii="Times New Roman" w:hAnsi="Times New Roman"/>
          <w:sz w:val="26"/>
          <w:szCs w:val="26"/>
          <w:lang w:val="pt-BR"/>
        </w:rPr>
        <w:t xml:space="preserve"> Bổ sung vốn lưu động cho hoạt động thương mại vật liệu xây dựng </w:t>
      </w:r>
    </w:p>
    <w:p w:rsidR="004841D7" w:rsidRPr="00EE671F" w:rsidRDefault="004841D7" w:rsidP="004841D7">
      <w:pPr>
        <w:spacing w:after="0" w:line="300" w:lineRule="auto"/>
        <w:jc w:val="both"/>
        <w:rPr>
          <w:rFonts w:ascii="Times New Roman" w:hAnsi="Times New Roman"/>
          <w:b/>
          <w:sz w:val="26"/>
          <w:szCs w:val="26"/>
          <w:lang w:val="pt-BR"/>
        </w:rPr>
      </w:pPr>
      <w:r w:rsidRPr="00EE671F">
        <w:rPr>
          <w:rFonts w:ascii="Times New Roman" w:hAnsi="Times New Roman"/>
          <w:b/>
          <w:sz w:val="26"/>
          <w:szCs w:val="26"/>
          <w:lang w:val="pt-BR"/>
        </w:rPr>
        <w:t>2. Thẩm định phương án sử dụng vố</w:t>
      </w:r>
      <w:r w:rsidR="00E601AA">
        <w:rPr>
          <w:rFonts w:ascii="Times New Roman" w:hAnsi="Times New Roman"/>
          <w:b/>
          <w:sz w:val="26"/>
          <w:szCs w:val="26"/>
          <w:lang w:val="pt-BR"/>
        </w:rPr>
        <w:t>n</w:t>
      </w:r>
    </w:p>
    <w:tbl>
      <w:tblPr>
        <w:tblW w:w="8980" w:type="dxa"/>
        <w:tblInd w:w="93" w:type="dxa"/>
        <w:tblLook w:val="04A0"/>
      </w:tblPr>
      <w:tblGrid>
        <w:gridCol w:w="680"/>
        <w:gridCol w:w="1960"/>
        <w:gridCol w:w="4840"/>
        <w:gridCol w:w="1500"/>
      </w:tblGrid>
      <w:tr w:rsidR="004841D7" w:rsidRPr="00EE671F" w:rsidTr="00D014E6">
        <w:trPr>
          <w:trHeight w:val="645"/>
        </w:trPr>
        <w:tc>
          <w:tcPr>
            <w:tcW w:w="68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center"/>
              <w:rPr>
                <w:rFonts w:ascii="Times New Roman" w:eastAsia="Times New Roman" w:hAnsi="Times New Roman"/>
                <w:b/>
                <w:bCs/>
              </w:rPr>
            </w:pPr>
            <w:r w:rsidRPr="00EE671F">
              <w:rPr>
                <w:rFonts w:ascii="Times New Roman" w:eastAsia="Times New Roman" w:hAnsi="Times New Roman"/>
                <w:b/>
                <w:bCs/>
              </w:rPr>
              <w:t>TT</w:t>
            </w:r>
          </w:p>
        </w:tc>
        <w:tc>
          <w:tcPr>
            <w:tcW w:w="1960" w:type="dxa"/>
            <w:tcBorders>
              <w:top w:val="single" w:sz="4" w:space="0" w:color="auto"/>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center"/>
              <w:rPr>
                <w:rFonts w:ascii="Times New Roman" w:eastAsia="Times New Roman" w:hAnsi="Times New Roman"/>
                <w:b/>
                <w:bCs/>
              </w:rPr>
            </w:pPr>
            <w:r w:rsidRPr="00EE671F">
              <w:rPr>
                <w:rFonts w:ascii="Times New Roman" w:eastAsia="Times New Roman" w:hAnsi="Times New Roman"/>
                <w:b/>
                <w:bCs/>
              </w:rPr>
              <w:t>SỐ HĐ</w:t>
            </w:r>
          </w:p>
        </w:tc>
        <w:tc>
          <w:tcPr>
            <w:tcW w:w="4840" w:type="dxa"/>
            <w:tcBorders>
              <w:top w:val="single" w:sz="4" w:space="0" w:color="auto"/>
              <w:left w:val="nil"/>
              <w:bottom w:val="single" w:sz="4" w:space="0" w:color="auto"/>
              <w:right w:val="single" w:sz="4" w:space="0" w:color="000000"/>
            </w:tcBorders>
            <w:shd w:val="clear" w:color="000000" w:fill="FFFFFF"/>
            <w:vAlign w:val="bottom"/>
            <w:hideMark/>
          </w:tcPr>
          <w:p w:rsidR="004841D7" w:rsidRPr="00EE671F" w:rsidRDefault="004841D7" w:rsidP="004841D7">
            <w:pPr>
              <w:spacing w:after="0" w:line="300" w:lineRule="auto"/>
              <w:jc w:val="center"/>
              <w:rPr>
                <w:rFonts w:ascii="Times New Roman" w:eastAsia="Times New Roman" w:hAnsi="Times New Roman"/>
                <w:b/>
                <w:bCs/>
              </w:rPr>
            </w:pPr>
            <w:r w:rsidRPr="00EE671F">
              <w:rPr>
                <w:rFonts w:ascii="Times New Roman" w:eastAsia="Times New Roman" w:hAnsi="Times New Roman"/>
                <w:b/>
                <w:bCs/>
              </w:rPr>
              <w:t>DIỄN GIẢI</w:t>
            </w:r>
          </w:p>
        </w:tc>
        <w:tc>
          <w:tcPr>
            <w:tcW w:w="1500" w:type="dxa"/>
            <w:tcBorders>
              <w:top w:val="single" w:sz="4" w:space="0" w:color="auto"/>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center"/>
              <w:rPr>
                <w:rFonts w:ascii="Times New Roman" w:eastAsia="Times New Roman" w:hAnsi="Times New Roman"/>
                <w:b/>
                <w:bCs/>
              </w:rPr>
            </w:pPr>
            <w:r w:rsidRPr="00EE671F">
              <w:rPr>
                <w:rFonts w:ascii="Times New Roman" w:eastAsia="Times New Roman" w:hAnsi="Times New Roman"/>
                <w:b/>
                <w:bCs/>
              </w:rPr>
              <w:t>GIÁ TRỊ</w:t>
            </w:r>
            <w:r w:rsidRPr="00EE671F">
              <w:rPr>
                <w:rFonts w:ascii="Times New Roman" w:eastAsia="Times New Roman" w:hAnsi="Times New Roman"/>
                <w:b/>
                <w:bCs/>
              </w:rPr>
              <w:br/>
              <w:t xml:space="preserve"> HỢP ĐỒNG</w:t>
            </w:r>
          </w:p>
        </w:tc>
      </w:tr>
      <w:tr w:rsidR="004841D7" w:rsidRPr="00EE671F" w:rsidTr="00D014E6">
        <w:trPr>
          <w:trHeight w:val="54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b/>
                <w:bCs/>
              </w:rPr>
            </w:pPr>
            <w:r w:rsidRPr="00EE671F">
              <w:rPr>
                <w:rFonts w:ascii="Times New Roman" w:eastAsia="Times New Roman" w:hAnsi="Times New Roman"/>
                <w:b/>
                <w:bCs/>
              </w:rPr>
              <w:t>I</w:t>
            </w:r>
          </w:p>
        </w:tc>
        <w:tc>
          <w:tcPr>
            <w:tcW w:w="6800" w:type="dxa"/>
            <w:gridSpan w:val="2"/>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b/>
                <w:bCs/>
              </w:rPr>
            </w:pPr>
            <w:r w:rsidRPr="00EE671F">
              <w:rPr>
                <w:rFonts w:ascii="Times New Roman" w:eastAsia="Times New Roman" w:hAnsi="Times New Roman"/>
                <w:b/>
                <w:bCs/>
              </w:rPr>
              <w:t>CÁC HỢP ĐỒNG CUNG CẤP NVL</w:t>
            </w:r>
          </w:p>
        </w:tc>
        <w:tc>
          <w:tcPr>
            <w:tcW w:w="1500" w:type="dxa"/>
            <w:tcBorders>
              <w:top w:val="nil"/>
              <w:left w:val="nil"/>
              <w:bottom w:val="single" w:sz="4" w:space="0" w:color="auto"/>
              <w:right w:val="single" w:sz="4" w:space="0" w:color="auto"/>
            </w:tcBorders>
            <w:shd w:val="clear" w:color="000000" w:fill="FFFFFF"/>
            <w:noWrap/>
            <w:vAlign w:val="bottom"/>
            <w:hideMark/>
          </w:tcPr>
          <w:p w:rsidR="004841D7" w:rsidRPr="00EE671F" w:rsidRDefault="004841D7" w:rsidP="004841D7">
            <w:pPr>
              <w:spacing w:after="0" w:line="300" w:lineRule="auto"/>
              <w:jc w:val="right"/>
              <w:rPr>
                <w:rFonts w:ascii="Times New Roman" w:eastAsia="Times New Roman" w:hAnsi="Times New Roman"/>
                <w:b/>
                <w:bCs/>
              </w:rPr>
            </w:pPr>
            <w:r w:rsidRPr="00EE671F">
              <w:rPr>
                <w:rFonts w:ascii="Times New Roman" w:eastAsia="Times New Roman" w:hAnsi="Times New Roman"/>
                <w:b/>
                <w:bCs/>
              </w:rPr>
              <w:t>246,802</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1</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04/HĐKT2017 ngày 4/1/2017</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vật liệu xây dựng phục vụ thi công cho Dự án thuỷ điện Yên Sơn- Tuyên Quang</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15,156 </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2</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05/HĐKT2018 ngày 6/1/2018</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vật liệu xây dựng phục vụ thi công cho Dự án thuỷ điện Yên Sơn- Tuyên Quang</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25,392 </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3</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04/2018/BM-HM ngày 2/1/2018</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đất giàu sắt đến Trung Sơn</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7,445 </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4</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03/2018/BM-HM ngày 2/1/2018</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đất silic đến Trung Sơn</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10,603 </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5</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06/BM-HM ngày 8/1/2018</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vật liệu xây dựng công trình Sông Tích- Thuần Mỹ, Ba Vì, Hà Nội</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94,762 </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6</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01/2018/BM-HM ngày 2/1/2018</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than- DA NMXM Trung Sơn</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31,845 </w:t>
            </w:r>
          </w:p>
        </w:tc>
      </w:tr>
      <w:tr w:rsidR="004841D7" w:rsidRPr="00EE671F" w:rsidTr="00D014E6">
        <w:trPr>
          <w:trHeight w:val="6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7</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02/2018/BM-HM ngày 2/1/2018</w:t>
            </w:r>
          </w:p>
        </w:tc>
        <w:tc>
          <w:tcPr>
            <w:tcW w:w="4840" w:type="dxa"/>
            <w:tcBorders>
              <w:top w:val="single" w:sz="4" w:space="0" w:color="auto"/>
              <w:left w:val="nil"/>
              <w:bottom w:val="single" w:sz="4" w:space="0" w:color="auto"/>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thạch cao-DA NMXM Trung Sơn</w:t>
            </w:r>
          </w:p>
        </w:tc>
        <w:tc>
          <w:tcPr>
            <w:tcW w:w="1500" w:type="dxa"/>
            <w:tcBorders>
              <w:top w:val="nil"/>
              <w:left w:val="nil"/>
              <w:bottom w:val="single" w:sz="4" w:space="0" w:color="auto"/>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26,190 </w:t>
            </w:r>
          </w:p>
        </w:tc>
      </w:tr>
      <w:tr w:rsidR="004841D7" w:rsidRPr="00EE671F" w:rsidTr="00D014E6">
        <w:trPr>
          <w:trHeight w:val="645"/>
        </w:trPr>
        <w:tc>
          <w:tcPr>
            <w:tcW w:w="680" w:type="dxa"/>
            <w:tcBorders>
              <w:top w:val="nil"/>
              <w:left w:val="single" w:sz="4" w:space="0" w:color="auto"/>
              <w:bottom w:val="nil"/>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8</w:t>
            </w:r>
          </w:p>
        </w:tc>
        <w:tc>
          <w:tcPr>
            <w:tcW w:w="1960" w:type="dxa"/>
            <w:tcBorders>
              <w:top w:val="nil"/>
              <w:left w:val="nil"/>
              <w:bottom w:val="single" w:sz="4" w:space="0" w:color="auto"/>
              <w:right w:val="single" w:sz="4" w:space="0" w:color="auto"/>
            </w:tcBorders>
            <w:shd w:val="clear" w:color="000000" w:fill="FFFFFF"/>
            <w:vAlign w:val="center"/>
            <w:hideMark/>
          </w:tcPr>
          <w:p w:rsidR="004841D7" w:rsidRPr="00EE671F" w:rsidRDefault="004841D7" w:rsidP="004841D7">
            <w:pPr>
              <w:spacing w:after="0" w:line="300" w:lineRule="auto"/>
              <w:jc w:val="center"/>
              <w:rPr>
                <w:rFonts w:ascii="Times New Roman" w:eastAsia="Times New Roman" w:hAnsi="Times New Roman"/>
              </w:rPr>
            </w:pPr>
            <w:r w:rsidRPr="00EE671F">
              <w:rPr>
                <w:rFonts w:ascii="Times New Roman" w:eastAsia="Times New Roman" w:hAnsi="Times New Roman"/>
              </w:rPr>
              <w:t>06/2018/BM-HM ngày 8/1/2018</w:t>
            </w:r>
          </w:p>
        </w:tc>
        <w:tc>
          <w:tcPr>
            <w:tcW w:w="4840" w:type="dxa"/>
            <w:tcBorders>
              <w:top w:val="single" w:sz="4" w:space="0" w:color="auto"/>
              <w:left w:val="nil"/>
              <w:bottom w:val="nil"/>
              <w:right w:val="single" w:sz="4" w:space="0" w:color="000000"/>
            </w:tcBorders>
            <w:shd w:val="clear" w:color="000000" w:fill="FFFFFF"/>
            <w:vAlign w:val="center"/>
            <w:hideMark/>
          </w:tcPr>
          <w:p w:rsidR="004841D7" w:rsidRPr="00EE671F" w:rsidRDefault="004841D7" w:rsidP="004841D7">
            <w:pPr>
              <w:spacing w:after="0" w:line="300" w:lineRule="auto"/>
              <w:rPr>
                <w:rFonts w:ascii="Times New Roman" w:eastAsia="Times New Roman" w:hAnsi="Times New Roman"/>
              </w:rPr>
            </w:pPr>
            <w:r w:rsidRPr="00EE671F">
              <w:rPr>
                <w:rFonts w:ascii="Times New Roman" w:eastAsia="Times New Roman" w:hAnsi="Times New Roman"/>
              </w:rPr>
              <w:t>Cung cấp vỏ bao-DA NMXM Trung Sơn</w:t>
            </w:r>
          </w:p>
        </w:tc>
        <w:tc>
          <w:tcPr>
            <w:tcW w:w="1500" w:type="dxa"/>
            <w:tcBorders>
              <w:top w:val="nil"/>
              <w:left w:val="nil"/>
              <w:bottom w:val="nil"/>
              <w:right w:val="single" w:sz="4" w:space="0" w:color="auto"/>
            </w:tcBorders>
            <w:shd w:val="clear" w:color="000000" w:fill="FFFFFF"/>
            <w:vAlign w:val="bottom"/>
            <w:hideMark/>
          </w:tcPr>
          <w:p w:rsidR="004841D7" w:rsidRPr="00EE671F" w:rsidRDefault="004841D7" w:rsidP="004841D7">
            <w:pPr>
              <w:spacing w:after="0" w:line="300" w:lineRule="auto"/>
              <w:jc w:val="right"/>
              <w:rPr>
                <w:rFonts w:ascii="Times New Roman" w:eastAsia="Times New Roman" w:hAnsi="Times New Roman"/>
              </w:rPr>
            </w:pPr>
            <w:r w:rsidRPr="00EE671F">
              <w:rPr>
                <w:rFonts w:ascii="Times New Roman" w:eastAsia="Times New Roman" w:hAnsi="Times New Roman"/>
              </w:rPr>
              <w:t xml:space="preserve">            35,409 </w:t>
            </w:r>
          </w:p>
        </w:tc>
      </w:tr>
      <w:tr w:rsidR="004841D7" w:rsidRPr="00EE671F" w:rsidTr="00D014E6">
        <w:trPr>
          <w:trHeight w:val="510"/>
        </w:trPr>
        <w:tc>
          <w:tcPr>
            <w:tcW w:w="7480" w:type="dxa"/>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4841D7" w:rsidRPr="00EE671F" w:rsidRDefault="004841D7" w:rsidP="004841D7">
            <w:pPr>
              <w:spacing w:after="0" w:line="300" w:lineRule="auto"/>
              <w:rPr>
                <w:rFonts w:ascii="Times New Roman" w:eastAsia="Times New Roman" w:hAnsi="Times New Roman"/>
                <w:b/>
                <w:bCs/>
              </w:rPr>
            </w:pPr>
            <w:r w:rsidRPr="00EE671F">
              <w:rPr>
                <w:rFonts w:ascii="Times New Roman" w:eastAsia="Times New Roman" w:hAnsi="Times New Roman"/>
                <w:b/>
                <w:bCs/>
              </w:rPr>
              <w:t xml:space="preserve">TỔNG GIÁ TRỊ CÁC HỢP ĐỒNG </w:t>
            </w:r>
          </w:p>
        </w:tc>
        <w:tc>
          <w:tcPr>
            <w:tcW w:w="1500" w:type="dxa"/>
            <w:tcBorders>
              <w:top w:val="single" w:sz="4" w:space="0" w:color="auto"/>
              <w:left w:val="nil"/>
              <w:bottom w:val="single" w:sz="4" w:space="0" w:color="auto"/>
              <w:right w:val="single" w:sz="4" w:space="0" w:color="auto"/>
            </w:tcBorders>
            <w:shd w:val="clear" w:color="000000" w:fill="FFFFFF"/>
            <w:noWrap/>
            <w:vAlign w:val="bottom"/>
            <w:hideMark/>
          </w:tcPr>
          <w:p w:rsidR="004841D7" w:rsidRPr="00EE671F" w:rsidRDefault="004841D7" w:rsidP="004841D7">
            <w:pPr>
              <w:spacing w:after="0" w:line="300" w:lineRule="auto"/>
              <w:jc w:val="right"/>
              <w:rPr>
                <w:rFonts w:ascii="Times New Roman" w:eastAsia="Times New Roman" w:hAnsi="Times New Roman"/>
                <w:b/>
                <w:bCs/>
              </w:rPr>
            </w:pPr>
            <w:r w:rsidRPr="00EE671F">
              <w:rPr>
                <w:rFonts w:ascii="Times New Roman" w:eastAsia="Times New Roman" w:hAnsi="Times New Roman"/>
                <w:b/>
                <w:bCs/>
              </w:rPr>
              <w:t xml:space="preserve">          246,802 </w:t>
            </w:r>
          </w:p>
        </w:tc>
      </w:tr>
    </w:tbl>
    <w:p w:rsidR="004841D7" w:rsidRPr="00EE671F" w:rsidRDefault="004841D7" w:rsidP="004841D7">
      <w:pPr>
        <w:spacing w:after="0" w:line="300" w:lineRule="auto"/>
        <w:jc w:val="both"/>
        <w:rPr>
          <w:rFonts w:ascii="Times New Roman" w:hAnsi="Times New Roman"/>
          <w:b/>
          <w:sz w:val="26"/>
          <w:szCs w:val="26"/>
          <w:lang w:val="pt-BR"/>
        </w:rPr>
      </w:pPr>
    </w:p>
    <w:p w:rsidR="004841D7" w:rsidRPr="00EE671F" w:rsidRDefault="004841D7" w:rsidP="004841D7">
      <w:pPr>
        <w:spacing w:after="0" w:line="300" w:lineRule="auto"/>
        <w:jc w:val="both"/>
        <w:rPr>
          <w:rFonts w:ascii="Times New Roman" w:hAnsi="Times New Roman"/>
          <w:b/>
          <w:sz w:val="26"/>
          <w:szCs w:val="26"/>
          <w:lang w:val="pt-BR"/>
        </w:rPr>
      </w:pPr>
      <w:r w:rsidRPr="00EE671F">
        <w:rPr>
          <w:rFonts w:ascii="Times New Roman" w:hAnsi="Times New Roman"/>
          <w:b/>
          <w:sz w:val="26"/>
          <w:szCs w:val="26"/>
          <w:lang w:val="pt-BR"/>
        </w:rPr>
        <w:t>Chi tiết Kế hoạch  Doanh thu Chi Phí như sau:</w:t>
      </w:r>
    </w:p>
    <w:tbl>
      <w:tblPr>
        <w:tblW w:w="8920" w:type="dxa"/>
        <w:tblInd w:w="93" w:type="dxa"/>
        <w:tblLook w:val="04A0"/>
      </w:tblPr>
      <w:tblGrid>
        <w:gridCol w:w="600"/>
        <w:gridCol w:w="2540"/>
        <w:gridCol w:w="740"/>
        <w:gridCol w:w="1580"/>
        <w:gridCol w:w="1580"/>
        <w:gridCol w:w="1880"/>
      </w:tblGrid>
      <w:tr w:rsidR="00F27290" w:rsidRPr="00EE671F" w:rsidTr="00D014E6">
        <w:trPr>
          <w:trHeight w:val="360"/>
        </w:trPr>
        <w:tc>
          <w:tcPr>
            <w:tcW w:w="60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1</w:t>
            </w:r>
          </w:p>
        </w:tc>
        <w:tc>
          <w:tcPr>
            <w:tcW w:w="254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Doanh thu</w:t>
            </w:r>
          </w:p>
        </w:tc>
        <w:tc>
          <w:tcPr>
            <w:tcW w:w="74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VND</w:t>
            </w:r>
          </w:p>
        </w:tc>
        <w:tc>
          <w:tcPr>
            <w:tcW w:w="158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single" w:sz="4" w:space="0" w:color="auto"/>
              <w:left w:val="nil"/>
              <w:bottom w:val="single" w:sz="4" w:space="0" w:color="auto"/>
              <w:right w:val="single" w:sz="4" w:space="0" w:color="auto"/>
            </w:tcBorders>
            <w:shd w:val="clear" w:color="000000" w:fill="FFFFFF"/>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229,056,668,864 </w:t>
            </w:r>
          </w:p>
        </w:tc>
      </w:tr>
      <w:tr w:rsidR="00F27290" w:rsidRPr="00EE671F" w:rsidTr="00D014E6">
        <w:trPr>
          <w:trHeight w:val="6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1.1</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Doanh thu cung cấp vật liệu phục vụ sản xuất xi măng</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VND</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101,356,090,909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Than</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15,000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1,930,000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28,950,000,000 </w:t>
            </w:r>
          </w:p>
        </w:tc>
      </w:tr>
      <w:tr w:rsidR="00F27290" w:rsidRPr="00EE671F" w:rsidTr="00D014E6">
        <w:trPr>
          <w:trHeight w:val="315"/>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Thạch cao</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793,636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30,000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23,809,090,909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Đất cao silic</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105,000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91,800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9,639,000,000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Đất giàu sắt</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160,000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42,300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6,768,000,000 </w:t>
            </w:r>
          </w:p>
        </w:tc>
      </w:tr>
      <w:tr w:rsidR="00F27290" w:rsidRPr="00EE671F" w:rsidTr="00D014E6">
        <w:trPr>
          <w:trHeight w:val="345"/>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Vỏ bao</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 lớp</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cái</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5,500,000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4,600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25,300,000,000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 lớp</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cái</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1,300,000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5,300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6,890,000,000 </w:t>
            </w:r>
          </w:p>
        </w:tc>
      </w:tr>
      <w:tr w:rsidR="00F27290" w:rsidRPr="00EE671F" w:rsidTr="00D014E6">
        <w:trPr>
          <w:trHeight w:val="6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1.2</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Doanh thu cung cấp vật liệu phục vụ CT Sông tích</w:t>
            </w:r>
          </w:p>
        </w:tc>
        <w:tc>
          <w:tcPr>
            <w:tcW w:w="74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86,147,161,968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Cát vàng</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m3</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48,000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260,000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12,480,000,000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Gỗ ván</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m3</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1,023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2,650,000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2,710,950,000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cuộn F6</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313,099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14,050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4,399,040,950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cuôn F8 trơn</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322,388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4,635,352,694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D10</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320,988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4,615,223,242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D12</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318,066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4,573,210,200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D14</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322,108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4,631,326,803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D16</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478,944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6,886,343,042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D18</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499,822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7,186,530,684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D20</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515,322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7,409,392,474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D22</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520,018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7,476,912,407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D25</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533,076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7,664,662,682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cây D28</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515,099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14,378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7,406,186,140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Thép hình (H,I,C,V)</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312,033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13,050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4,072,030,650 </w:t>
            </w:r>
          </w:p>
        </w:tc>
      </w:tr>
      <w:tr w:rsidR="00F27290" w:rsidRPr="00EE671F" w:rsidTr="00D014E6">
        <w:trPr>
          <w:trHeight w:val="6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1.3</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Doanh thu cung cấp vật liệu phục vụ CT Thủy điện</w:t>
            </w:r>
          </w:p>
        </w:tc>
        <w:tc>
          <w:tcPr>
            <w:tcW w:w="740" w:type="dxa"/>
            <w:tcBorders>
              <w:top w:val="nil"/>
              <w:left w:val="nil"/>
              <w:bottom w:val="single" w:sz="4" w:space="0" w:color="auto"/>
              <w:right w:val="nil"/>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4841D7">
            <w:pPr>
              <w:spacing w:after="0" w:line="30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4841D7">
            <w:pPr>
              <w:spacing w:after="0" w:line="30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38,240,716,022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D6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22,567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14,050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317,066,350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D8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35,677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512,613,558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D10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50,021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718,710,732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D12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44,533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639,858,160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D14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101,022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1,451,502,280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D16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123,022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1,767,602,240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D18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134,055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1,926,126,370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D20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102,788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1,476,876,486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D22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123,411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1,773,191,462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D25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111,099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1,596,290,430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D28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156,711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2,251,651,856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D32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50,462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14,368.18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725,047,099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Đá hộc</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m3</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21,153 </w:t>
            </w:r>
          </w:p>
        </w:tc>
        <w:tc>
          <w:tcPr>
            <w:tcW w:w="1580" w:type="dxa"/>
            <w:tcBorders>
              <w:top w:val="nil"/>
              <w:left w:val="single" w:sz="4" w:space="0" w:color="auto"/>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325,000.00 </w:t>
            </w:r>
          </w:p>
        </w:tc>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6,874,725,000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Xi măng PCB 40</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3,000 </w:t>
            </w:r>
          </w:p>
        </w:tc>
        <w:tc>
          <w:tcPr>
            <w:tcW w:w="1580" w:type="dxa"/>
            <w:tcBorders>
              <w:top w:val="nil"/>
              <w:left w:val="single" w:sz="4" w:space="0" w:color="auto"/>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1,281,818.00 </w:t>
            </w:r>
          </w:p>
        </w:tc>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3,845,454,000 </w:t>
            </w:r>
          </w:p>
        </w:tc>
      </w:tr>
      <w:tr w:rsidR="00F27290" w:rsidRPr="00EE671F" w:rsidTr="00D014E6">
        <w:trPr>
          <w:trHeight w:val="3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Xi măng PCB 30</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10,000 </w:t>
            </w:r>
          </w:p>
        </w:tc>
        <w:tc>
          <w:tcPr>
            <w:tcW w:w="1580" w:type="dxa"/>
            <w:tcBorders>
              <w:top w:val="nil"/>
              <w:left w:val="single" w:sz="4" w:space="0" w:color="auto"/>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1,236,400.00 </w:t>
            </w:r>
          </w:p>
        </w:tc>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12,364,000,000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1.4</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Doanh thu hoạt động tài chính</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w:t>
            </w:r>
          </w:p>
        </w:tc>
        <w:tc>
          <w:tcPr>
            <w:tcW w:w="1580" w:type="dxa"/>
            <w:tcBorders>
              <w:top w:val="single" w:sz="4" w:space="0" w:color="auto"/>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3,312,699,965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2</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Tổng chi phí</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226,759,311,268 </w:t>
            </w:r>
          </w:p>
        </w:tc>
      </w:tr>
      <w:tr w:rsidR="00F27290" w:rsidRPr="00EE671F" w:rsidTr="00D014E6">
        <w:trPr>
          <w:trHeight w:val="648"/>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2.1</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Gía vốn cung cấp vật liệu phục vụ sản xuất xi măng</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VND</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xml:space="preserve">   95,139,090,903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1</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Than</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15,000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1,810,000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27,150,000,000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Thạch cao oman</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768,181.82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30,000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23,045,454,540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Đất cao silic</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90,909.09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91,800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8,345,454,545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4</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Đất giàu sắt</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136,363.64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42,300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5,768,181,818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5</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Vỏ bao</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2 lớp</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cái</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5,500,000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4,400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24,200,000,000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3 lớp</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cái</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1,300,000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xml:space="preserve">              5,100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r w:rsidRPr="00EE671F">
              <w:rPr>
                <w:rFonts w:ascii="Times New Roman" w:eastAsia="Times New Roman" w:hAnsi="Times New Roman"/>
                <w:sz w:val="24"/>
                <w:szCs w:val="24"/>
              </w:rPr>
              <w:t xml:space="preserve">      6,630,000,000 </w:t>
            </w:r>
          </w:p>
        </w:tc>
      </w:tr>
      <w:tr w:rsidR="00F27290" w:rsidRPr="00EE671F" w:rsidTr="00F27290">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2.2</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Gía vốn cung cấp vật liệu phục vụ CT Sông tích</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nil"/>
              <w:right w:val="nil"/>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sz w:val="24"/>
                <w:szCs w:val="24"/>
              </w:rPr>
            </w:pP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85,324,005,508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Cát vàng</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m3</w:t>
            </w:r>
          </w:p>
        </w:tc>
        <w:tc>
          <w:tcPr>
            <w:tcW w:w="1580" w:type="dxa"/>
            <w:tcBorders>
              <w:top w:val="single" w:sz="4" w:space="0" w:color="auto"/>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48,000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250,000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12,000,000,000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Gỗ ván</w:t>
            </w:r>
          </w:p>
        </w:tc>
        <w:tc>
          <w:tcPr>
            <w:tcW w:w="74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jc w:val="center"/>
              <w:rPr>
                <w:rFonts w:ascii="Times New Roman" w:eastAsia="Times New Roman" w:hAnsi="Times New Roman"/>
              </w:rPr>
            </w:pPr>
            <w:r w:rsidRPr="00EE671F">
              <w:rPr>
                <w:rFonts w:ascii="Times New Roman" w:eastAsia="Times New Roman" w:hAnsi="Times New Roman"/>
              </w:rPr>
              <w:t>m3</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1,023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2,600,000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2,659,800,000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cuộn F6</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313,099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4,383,386,000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cuôn F8 trơn</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322,388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4,616,009,414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D10</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320,988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4,595,963,962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D12</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318,066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4,554,126,240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D14</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322,108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4,612,000,323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D16</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478,944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6,857,606,402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D18</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499,822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7,156,541,364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D20</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515,322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7,378,473,154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D22</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520,018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7,445,711,327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D25</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533,076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7,632,678,122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cây D28</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515,099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7,375,280,200 </w:t>
            </w:r>
          </w:p>
        </w:tc>
      </w:tr>
      <w:tr w:rsidR="00F27290" w:rsidRPr="00EE671F" w:rsidTr="00D014E6">
        <w:trPr>
          <w:trHeight w:val="345"/>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hình (H,I,C,V)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312,033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13,000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4,056,429,000 </w:t>
            </w:r>
          </w:p>
        </w:tc>
      </w:tr>
      <w:tr w:rsidR="00F27290" w:rsidRPr="00EE671F" w:rsidTr="00D014E6">
        <w:trPr>
          <w:trHeight w:val="648"/>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2.3</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Gía vốn cung cấp vật liệu phục vụ Thủy điên</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w:t>
            </w:r>
          </w:p>
        </w:tc>
        <w:tc>
          <w:tcPr>
            <w:tcW w:w="158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35,454,810,622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D6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22,567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14,000.00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315,938,000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D8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35,677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510,829,708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D10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50,021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716,209,682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D12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44,533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637,631,510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D14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101,022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1,446,451,180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D16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123,022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1,761,451,140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D18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134,055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1,919,423,620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D20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102,788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1,471,737,086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D22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123,411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1,767,020,912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D25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111,099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1,590,735,480 </w:t>
            </w:r>
          </w:p>
        </w:tc>
      </w:tr>
      <w:tr w:rsidR="00F27290" w:rsidRPr="00EE671F" w:rsidTr="00D014E6">
        <w:trPr>
          <w:trHeight w:val="645"/>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D28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156,711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2,243,816,306 </w:t>
            </w:r>
          </w:p>
        </w:tc>
      </w:tr>
      <w:tr w:rsidR="00F27290" w:rsidRPr="00EE671F" w:rsidTr="00D014E6">
        <w:trPr>
          <w:trHeight w:val="324"/>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i/>
                <w:iCs/>
                <w:sz w:val="24"/>
                <w:szCs w:val="24"/>
              </w:rPr>
            </w:pPr>
            <w:r w:rsidRPr="00EE671F">
              <w:rPr>
                <w:rFonts w:ascii="Times New Roman" w:eastAsia="Times New Roman" w:hAnsi="Times New Roman"/>
                <w:b/>
                <w:bCs/>
                <w:i/>
                <w:iCs/>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Thép HP D32 CB400V</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kg</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50,462 </w:t>
            </w:r>
          </w:p>
        </w:tc>
        <w:tc>
          <w:tcPr>
            <w:tcW w:w="15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14,318.18 </w:t>
            </w:r>
          </w:p>
        </w:tc>
        <w:tc>
          <w:tcPr>
            <w:tcW w:w="1880" w:type="dxa"/>
            <w:tcBorders>
              <w:top w:val="nil"/>
              <w:left w:val="nil"/>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722,523,999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Đá hộc</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m3</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21,153 </w:t>
            </w:r>
          </w:p>
        </w:tc>
        <w:tc>
          <w:tcPr>
            <w:tcW w:w="1580" w:type="dxa"/>
            <w:tcBorders>
              <w:top w:val="nil"/>
              <w:left w:val="single" w:sz="4" w:space="0" w:color="auto"/>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314,000 </w:t>
            </w:r>
          </w:p>
        </w:tc>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6,642,042,000 </w:t>
            </w:r>
          </w:p>
        </w:tc>
      </w:tr>
      <w:tr w:rsidR="00F27290" w:rsidRPr="00EE671F" w:rsidTr="00D014E6">
        <w:trPr>
          <w:trHeight w:val="345"/>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Xi măng PCB 40</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3,000 </w:t>
            </w:r>
          </w:p>
        </w:tc>
        <w:tc>
          <w:tcPr>
            <w:tcW w:w="1580" w:type="dxa"/>
            <w:tcBorders>
              <w:top w:val="nil"/>
              <w:left w:val="single" w:sz="4" w:space="0" w:color="auto"/>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1,103,000 </w:t>
            </w:r>
          </w:p>
        </w:tc>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3,309,000,000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Xi măng PCB 30</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tấn</w:t>
            </w:r>
          </w:p>
        </w:tc>
        <w:tc>
          <w:tcPr>
            <w:tcW w:w="1580" w:type="dxa"/>
            <w:tcBorders>
              <w:top w:val="nil"/>
              <w:left w:val="nil"/>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10,000 </w:t>
            </w:r>
          </w:p>
        </w:tc>
        <w:tc>
          <w:tcPr>
            <w:tcW w:w="1580" w:type="dxa"/>
            <w:tcBorders>
              <w:top w:val="nil"/>
              <w:left w:val="single" w:sz="4" w:space="0" w:color="auto"/>
              <w:bottom w:val="single" w:sz="4" w:space="0" w:color="auto"/>
              <w:right w:val="nil"/>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1,040,000 </w:t>
            </w:r>
          </w:p>
        </w:tc>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4841D7" w:rsidRPr="00EE671F" w:rsidRDefault="004841D7" w:rsidP="00F27290">
            <w:pPr>
              <w:spacing w:after="0" w:line="240" w:lineRule="auto"/>
              <w:rPr>
                <w:rFonts w:ascii="Times New Roman" w:eastAsia="Times New Roman" w:hAnsi="Times New Roman"/>
              </w:rPr>
            </w:pPr>
            <w:r w:rsidRPr="00EE671F">
              <w:rPr>
                <w:rFonts w:ascii="Times New Roman" w:eastAsia="Times New Roman" w:hAnsi="Times New Roman"/>
              </w:rPr>
              <w:t xml:space="preserve">      10,400,000,000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2.2</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Chi phí tài chính</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VND</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8,000,000,000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2.3</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Chi phí quản lý</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VND</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880,000,000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2.4</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Chi phí khấu hao</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1,961,404,235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3</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Lợi nhuận trước thuế</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VND</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2,297,357,596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sz w:val="24"/>
                <w:szCs w:val="24"/>
              </w:rPr>
            </w:pPr>
            <w:r w:rsidRPr="00EE671F">
              <w:rPr>
                <w:rFonts w:ascii="Times New Roman" w:eastAsia="Times New Roman" w:hAnsi="Times New Roman"/>
                <w:sz w:val="24"/>
                <w:szCs w:val="24"/>
              </w:rPr>
              <w:t> </w:t>
            </w:r>
          </w:p>
        </w:tc>
        <w:tc>
          <w:tcPr>
            <w:tcW w:w="2540" w:type="dxa"/>
            <w:tcBorders>
              <w:top w:val="nil"/>
              <w:left w:val="nil"/>
              <w:bottom w:val="single" w:sz="4" w:space="0" w:color="auto"/>
              <w:right w:val="nil"/>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Thuế TNDN 20%</w:t>
            </w:r>
          </w:p>
        </w:tc>
        <w:tc>
          <w:tcPr>
            <w:tcW w:w="74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VND</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1580" w:type="dxa"/>
            <w:tcBorders>
              <w:top w:val="nil"/>
              <w:left w:val="single" w:sz="4" w:space="0" w:color="auto"/>
              <w:bottom w:val="single" w:sz="4" w:space="0" w:color="auto"/>
              <w:right w:val="nil"/>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i/>
                <w:iCs/>
                <w:sz w:val="24"/>
                <w:szCs w:val="24"/>
              </w:rPr>
            </w:pPr>
            <w:r w:rsidRPr="00EE671F">
              <w:rPr>
                <w:rFonts w:ascii="Times New Roman" w:eastAsia="Times New Roman" w:hAnsi="Times New Roman"/>
                <w:i/>
                <w:iCs/>
                <w:sz w:val="24"/>
                <w:szCs w:val="24"/>
              </w:rPr>
              <w:t> </w:t>
            </w:r>
          </w:p>
        </w:tc>
        <w:tc>
          <w:tcPr>
            <w:tcW w:w="188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i/>
                <w:iCs/>
                <w:sz w:val="24"/>
                <w:szCs w:val="24"/>
              </w:rPr>
            </w:pPr>
            <w:r w:rsidRPr="00EE671F">
              <w:rPr>
                <w:rFonts w:ascii="Times New Roman" w:eastAsia="Times New Roman" w:hAnsi="Times New Roman"/>
                <w:i/>
                <w:iCs/>
                <w:sz w:val="24"/>
                <w:szCs w:val="24"/>
              </w:rPr>
              <w:t xml:space="preserve">        459,471,519 </w:t>
            </w:r>
          </w:p>
        </w:tc>
      </w:tr>
      <w:tr w:rsidR="00F27290" w:rsidRPr="00EE671F" w:rsidTr="00D014E6">
        <w:trPr>
          <w:trHeight w:val="36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4</w:t>
            </w:r>
          </w:p>
        </w:tc>
        <w:tc>
          <w:tcPr>
            <w:tcW w:w="25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Lợi nhuận sau thuế</w:t>
            </w:r>
          </w:p>
        </w:tc>
        <w:tc>
          <w:tcPr>
            <w:tcW w:w="74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VND</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5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jc w:val="center"/>
              <w:rPr>
                <w:rFonts w:ascii="Times New Roman" w:eastAsia="Times New Roman" w:hAnsi="Times New Roman"/>
                <w:b/>
                <w:bCs/>
                <w:sz w:val="24"/>
                <w:szCs w:val="24"/>
              </w:rPr>
            </w:pPr>
            <w:r w:rsidRPr="00EE671F">
              <w:rPr>
                <w:rFonts w:ascii="Times New Roman" w:eastAsia="Times New Roman" w:hAnsi="Times New Roman"/>
                <w:b/>
                <w:bCs/>
                <w:sz w:val="24"/>
                <w:szCs w:val="24"/>
              </w:rPr>
              <w:t> </w:t>
            </w:r>
          </w:p>
        </w:tc>
        <w:tc>
          <w:tcPr>
            <w:tcW w:w="1880" w:type="dxa"/>
            <w:tcBorders>
              <w:top w:val="nil"/>
              <w:left w:val="nil"/>
              <w:bottom w:val="single" w:sz="4" w:space="0" w:color="auto"/>
              <w:right w:val="single" w:sz="4" w:space="0" w:color="auto"/>
            </w:tcBorders>
            <w:shd w:val="clear" w:color="auto" w:fill="auto"/>
            <w:vAlign w:val="center"/>
            <w:hideMark/>
          </w:tcPr>
          <w:p w:rsidR="004841D7" w:rsidRPr="00EE671F" w:rsidRDefault="004841D7" w:rsidP="00F27290">
            <w:pPr>
              <w:spacing w:after="0" w:line="240" w:lineRule="auto"/>
              <w:rPr>
                <w:rFonts w:ascii="Times New Roman" w:eastAsia="Times New Roman" w:hAnsi="Times New Roman"/>
                <w:b/>
                <w:bCs/>
                <w:sz w:val="24"/>
                <w:szCs w:val="24"/>
              </w:rPr>
            </w:pPr>
            <w:r w:rsidRPr="00EE671F">
              <w:rPr>
                <w:rFonts w:ascii="Times New Roman" w:eastAsia="Times New Roman" w:hAnsi="Times New Roman"/>
                <w:b/>
                <w:bCs/>
                <w:sz w:val="24"/>
                <w:szCs w:val="24"/>
              </w:rPr>
              <w:t xml:space="preserve">      1,837,886,077 </w:t>
            </w:r>
          </w:p>
        </w:tc>
      </w:tr>
    </w:tbl>
    <w:p w:rsidR="006E186E" w:rsidRDefault="006E186E" w:rsidP="00F27290">
      <w:pPr>
        <w:tabs>
          <w:tab w:val="left" w:pos="7368"/>
        </w:tabs>
        <w:spacing w:after="0" w:line="300" w:lineRule="auto"/>
        <w:jc w:val="both"/>
        <w:rPr>
          <w:rFonts w:ascii="Times New Roman" w:eastAsia="Times New Roman" w:hAnsi="Times New Roman"/>
          <w:b/>
          <w:bCs/>
          <w:sz w:val="26"/>
          <w:szCs w:val="26"/>
          <w:lang w:val="pt-BR"/>
        </w:rPr>
      </w:pPr>
    </w:p>
    <w:p w:rsidR="004841D7" w:rsidRPr="00EE671F" w:rsidRDefault="004841D7" w:rsidP="004841D7">
      <w:pPr>
        <w:spacing w:after="0" w:line="300" w:lineRule="auto"/>
        <w:jc w:val="both"/>
        <w:rPr>
          <w:rFonts w:ascii="Times New Roman" w:hAnsi="Times New Roman"/>
          <w:b/>
          <w:sz w:val="26"/>
          <w:szCs w:val="26"/>
          <w:lang w:val="pt-BR"/>
        </w:rPr>
      </w:pPr>
      <w:r w:rsidRPr="00EE671F">
        <w:rPr>
          <w:rFonts w:ascii="Times New Roman" w:hAnsi="Times New Roman"/>
          <w:b/>
          <w:sz w:val="26"/>
          <w:szCs w:val="26"/>
          <w:lang w:val="pt-BR"/>
        </w:rPr>
        <w:t>3 Nhu cầu nguồn vốn</w:t>
      </w:r>
    </w:p>
    <w:tbl>
      <w:tblPr>
        <w:tblW w:w="8804" w:type="dxa"/>
        <w:tblInd w:w="93" w:type="dxa"/>
        <w:tblLayout w:type="fixed"/>
        <w:tblLook w:val="04A0"/>
      </w:tblPr>
      <w:tblGrid>
        <w:gridCol w:w="5827"/>
        <w:gridCol w:w="992"/>
        <w:gridCol w:w="1985"/>
      </w:tblGrid>
      <w:tr w:rsidR="004841D7" w:rsidRPr="0049296E" w:rsidTr="00E601AA">
        <w:trPr>
          <w:trHeight w:val="360"/>
        </w:trPr>
        <w:tc>
          <w:tcPr>
            <w:tcW w:w="5827"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Doanh thu thuần</w:t>
            </w:r>
          </w:p>
        </w:tc>
        <w:tc>
          <w:tcPr>
            <w:tcW w:w="992" w:type="dxa"/>
            <w:shd w:val="clear" w:color="auto" w:fill="auto"/>
            <w:vAlign w:val="center"/>
            <w:hideMark/>
          </w:tcPr>
          <w:p w:rsidR="004841D7" w:rsidRPr="0049296E" w:rsidRDefault="004841D7" w:rsidP="0049296E">
            <w:pPr>
              <w:spacing w:after="0" w:line="240" w:lineRule="auto"/>
              <w:jc w:val="center"/>
              <w:rPr>
                <w:rFonts w:ascii="Times New Roman" w:eastAsia="Times New Roman" w:hAnsi="Times New Roman"/>
                <w:sz w:val="24"/>
                <w:szCs w:val="24"/>
              </w:rPr>
            </w:pPr>
            <w:r w:rsidRPr="0049296E">
              <w:rPr>
                <w:rFonts w:ascii="Times New Roman" w:eastAsia="Times New Roman" w:hAnsi="Times New Roman"/>
                <w:sz w:val="24"/>
                <w:szCs w:val="24"/>
              </w:rPr>
              <w:t>VND</w:t>
            </w:r>
          </w:p>
        </w:tc>
        <w:tc>
          <w:tcPr>
            <w:tcW w:w="1985"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  229,056,668,864 </w:t>
            </w:r>
          </w:p>
        </w:tc>
      </w:tr>
      <w:tr w:rsidR="004841D7" w:rsidRPr="0049296E" w:rsidTr="00E601AA">
        <w:trPr>
          <w:trHeight w:val="360"/>
        </w:trPr>
        <w:tc>
          <w:tcPr>
            <w:tcW w:w="5827"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Vòng quay VLĐ dự kiến trong năm</w:t>
            </w:r>
          </w:p>
        </w:tc>
        <w:tc>
          <w:tcPr>
            <w:tcW w:w="992" w:type="dxa"/>
            <w:shd w:val="clear" w:color="auto" w:fill="auto"/>
            <w:vAlign w:val="center"/>
            <w:hideMark/>
          </w:tcPr>
          <w:p w:rsidR="004841D7" w:rsidRPr="0049296E" w:rsidRDefault="004841D7" w:rsidP="0049296E">
            <w:pPr>
              <w:spacing w:after="0" w:line="240" w:lineRule="auto"/>
              <w:jc w:val="center"/>
              <w:rPr>
                <w:rFonts w:ascii="Times New Roman" w:eastAsia="Times New Roman" w:hAnsi="Times New Roman"/>
                <w:sz w:val="24"/>
                <w:szCs w:val="24"/>
              </w:rPr>
            </w:pPr>
            <w:r w:rsidRPr="0049296E">
              <w:rPr>
                <w:rFonts w:ascii="Times New Roman" w:eastAsia="Times New Roman" w:hAnsi="Times New Roman"/>
                <w:sz w:val="24"/>
                <w:szCs w:val="24"/>
              </w:rPr>
              <w:t>Vòng</w:t>
            </w:r>
          </w:p>
        </w:tc>
        <w:tc>
          <w:tcPr>
            <w:tcW w:w="1985"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                      1.60 </w:t>
            </w:r>
          </w:p>
        </w:tc>
      </w:tr>
      <w:tr w:rsidR="004841D7" w:rsidRPr="0049296E" w:rsidTr="00E601AA">
        <w:trPr>
          <w:trHeight w:val="360"/>
        </w:trPr>
        <w:tc>
          <w:tcPr>
            <w:tcW w:w="5827"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Nhu cầu vốn ngắn hạn dự kiến cho hoạt động kinh doanh trong năm</w:t>
            </w:r>
          </w:p>
        </w:tc>
        <w:tc>
          <w:tcPr>
            <w:tcW w:w="992" w:type="dxa"/>
            <w:shd w:val="clear" w:color="auto" w:fill="auto"/>
            <w:vAlign w:val="center"/>
            <w:hideMark/>
          </w:tcPr>
          <w:p w:rsidR="004841D7" w:rsidRPr="0049296E" w:rsidRDefault="004841D7" w:rsidP="0049296E">
            <w:pPr>
              <w:spacing w:after="0" w:line="240" w:lineRule="auto"/>
              <w:jc w:val="center"/>
              <w:rPr>
                <w:rFonts w:ascii="Times New Roman" w:eastAsia="Times New Roman" w:hAnsi="Times New Roman"/>
                <w:sz w:val="24"/>
                <w:szCs w:val="24"/>
              </w:rPr>
            </w:pPr>
            <w:r w:rsidRPr="0049296E">
              <w:rPr>
                <w:rFonts w:ascii="Times New Roman" w:eastAsia="Times New Roman" w:hAnsi="Times New Roman"/>
                <w:sz w:val="24"/>
                <w:szCs w:val="24"/>
              </w:rPr>
              <w:t>VND</w:t>
            </w:r>
          </w:p>
        </w:tc>
        <w:tc>
          <w:tcPr>
            <w:tcW w:w="1985"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  216,797,907,033 </w:t>
            </w:r>
          </w:p>
        </w:tc>
      </w:tr>
      <w:tr w:rsidR="004841D7" w:rsidRPr="0049296E" w:rsidTr="00E601AA">
        <w:trPr>
          <w:trHeight w:val="360"/>
        </w:trPr>
        <w:tc>
          <w:tcPr>
            <w:tcW w:w="5827"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Nhu cầu VLĐ một vòng quay</w:t>
            </w:r>
          </w:p>
        </w:tc>
        <w:tc>
          <w:tcPr>
            <w:tcW w:w="992" w:type="dxa"/>
            <w:shd w:val="clear" w:color="auto" w:fill="auto"/>
            <w:vAlign w:val="center"/>
            <w:hideMark/>
          </w:tcPr>
          <w:p w:rsidR="004841D7" w:rsidRPr="0049296E" w:rsidRDefault="004841D7" w:rsidP="0049296E">
            <w:pPr>
              <w:spacing w:after="0" w:line="240" w:lineRule="auto"/>
              <w:jc w:val="center"/>
              <w:rPr>
                <w:rFonts w:ascii="Times New Roman" w:eastAsia="Times New Roman" w:hAnsi="Times New Roman"/>
                <w:sz w:val="24"/>
                <w:szCs w:val="24"/>
              </w:rPr>
            </w:pPr>
            <w:r w:rsidRPr="0049296E">
              <w:rPr>
                <w:rFonts w:ascii="Times New Roman" w:eastAsia="Times New Roman" w:hAnsi="Times New Roman"/>
                <w:sz w:val="24"/>
                <w:szCs w:val="24"/>
              </w:rPr>
              <w:t>VND</w:t>
            </w:r>
          </w:p>
        </w:tc>
        <w:tc>
          <w:tcPr>
            <w:tcW w:w="1985"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  135,498,691,895 </w:t>
            </w:r>
          </w:p>
        </w:tc>
      </w:tr>
      <w:tr w:rsidR="004841D7" w:rsidRPr="0049296E" w:rsidTr="00E601AA">
        <w:trPr>
          <w:trHeight w:val="360"/>
        </w:trPr>
        <w:tc>
          <w:tcPr>
            <w:tcW w:w="5827"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Vốn tự có và huy động khác</w:t>
            </w:r>
          </w:p>
        </w:tc>
        <w:tc>
          <w:tcPr>
            <w:tcW w:w="992" w:type="dxa"/>
            <w:shd w:val="clear" w:color="auto" w:fill="auto"/>
            <w:vAlign w:val="center"/>
            <w:hideMark/>
          </w:tcPr>
          <w:p w:rsidR="004841D7" w:rsidRPr="0049296E" w:rsidRDefault="004841D7" w:rsidP="0049296E">
            <w:pPr>
              <w:spacing w:after="0" w:line="240" w:lineRule="auto"/>
              <w:jc w:val="center"/>
              <w:rPr>
                <w:rFonts w:ascii="Times New Roman" w:eastAsia="Times New Roman" w:hAnsi="Times New Roman"/>
                <w:sz w:val="24"/>
                <w:szCs w:val="24"/>
              </w:rPr>
            </w:pPr>
            <w:r w:rsidRPr="0049296E">
              <w:rPr>
                <w:rFonts w:ascii="Times New Roman" w:eastAsia="Times New Roman" w:hAnsi="Times New Roman"/>
                <w:sz w:val="24"/>
                <w:szCs w:val="24"/>
              </w:rPr>
              <w:t>VND</w:t>
            </w:r>
          </w:p>
        </w:tc>
        <w:tc>
          <w:tcPr>
            <w:tcW w:w="1985"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    35,498,691,895 </w:t>
            </w:r>
          </w:p>
        </w:tc>
      </w:tr>
      <w:tr w:rsidR="004841D7" w:rsidRPr="0049296E" w:rsidTr="00E601AA">
        <w:trPr>
          <w:trHeight w:val="360"/>
        </w:trPr>
        <w:tc>
          <w:tcPr>
            <w:tcW w:w="5827"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Vốn vay Agribank - CN </w:t>
            </w:r>
            <w:r w:rsidR="00502901">
              <w:rPr>
                <w:rFonts w:ascii="Times New Roman" w:eastAsia="Times New Roman" w:hAnsi="Times New Roman"/>
                <w:sz w:val="24"/>
                <w:szCs w:val="24"/>
              </w:rPr>
              <w:t>..............</w:t>
            </w:r>
          </w:p>
        </w:tc>
        <w:tc>
          <w:tcPr>
            <w:tcW w:w="992" w:type="dxa"/>
            <w:shd w:val="clear" w:color="auto" w:fill="auto"/>
            <w:vAlign w:val="center"/>
            <w:hideMark/>
          </w:tcPr>
          <w:p w:rsidR="004841D7" w:rsidRPr="0049296E" w:rsidRDefault="004841D7" w:rsidP="0049296E">
            <w:pPr>
              <w:spacing w:after="0" w:line="240" w:lineRule="auto"/>
              <w:jc w:val="center"/>
              <w:rPr>
                <w:rFonts w:ascii="Times New Roman" w:eastAsia="Times New Roman" w:hAnsi="Times New Roman"/>
                <w:sz w:val="24"/>
                <w:szCs w:val="24"/>
              </w:rPr>
            </w:pPr>
            <w:r w:rsidRPr="0049296E">
              <w:rPr>
                <w:rFonts w:ascii="Times New Roman" w:eastAsia="Times New Roman" w:hAnsi="Times New Roman"/>
                <w:sz w:val="24"/>
                <w:szCs w:val="24"/>
              </w:rPr>
              <w:t>VND</w:t>
            </w:r>
          </w:p>
        </w:tc>
        <w:tc>
          <w:tcPr>
            <w:tcW w:w="1985" w:type="dxa"/>
            <w:shd w:val="clear" w:color="auto" w:fill="auto"/>
            <w:vAlign w:val="center"/>
            <w:hideMark/>
          </w:tcPr>
          <w:p w:rsidR="004841D7" w:rsidRPr="0049296E" w:rsidRDefault="004841D7" w:rsidP="0049296E">
            <w:pPr>
              <w:spacing w:after="0" w:line="240" w:lineRule="auto"/>
              <w:rPr>
                <w:rFonts w:ascii="Times New Roman" w:eastAsia="Times New Roman" w:hAnsi="Times New Roman"/>
                <w:sz w:val="24"/>
                <w:szCs w:val="24"/>
              </w:rPr>
            </w:pPr>
            <w:r w:rsidRPr="0049296E">
              <w:rPr>
                <w:rFonts w:ascii="Times New Roman" w:eastAsia="Times New Roman" w:hAnsi="Times New Roman"/>
                <w:sz w:val="24"/>
                <w:szCs w:val="24"/>
              </w:rPr>
              <w:t xml:space="preserve">  100,000,000,000 </w:t>
            </w:r>
          </w:p>
        </w:tc>
      </w:tr>
      <w:tr w:rsidR="004841D7" w:rsidRPr="00EE671F" w:rsidTr="00E601AA">
        <w:trPr>
          <w:trHeight w:val="624"/>
        </w:trPr>
        <w:tc>
          <w:tcPr>
            <w:tcW w:w="8804" w:type="dxa"/>
            <w:gridSpan w:val="3"/>
            <w:shd w:val="clear" w:color="auto" w:fill="auto"/>
            <w:vAlign w:val="center"/>
          </w:tcPr>
          <w:p w:rsidR="0049296E" w:rsidRDefault="0049296E" w:rsidP="00E601AA">
            <w:pPr>
              <w:spacing w:after="0" w:line="312" w:lineRule="auto"/>
              <w:rPr>
                <w:rFonts w:ascii="Times New Roman" w:eastAsia="Times New Roman" w:hAnsi="Times New Roman"/>
                <w:sz w:val="26"/>
                <w:szCs w:val="26"/>
              </w:rPr>
            </w:pPr>
          </w:p>
          <w:p w:rsidR="004841D7" w:rsidRPr="00EE671F" w:rsidRDefault="004841D7" w:rsidP="00E601AA">
            <w:pPr>
              <w:spacing w:after="0" w:line="312" w:lineRule="auto"/>
              <w:rPr>
                <w:rFonts w:ascii="Times New Roman" w:eastAsia="Times New Roman" w:hAnsi="Times New Roman"/>
                <w:sz w:val="26"/>
                <w:szCs w:val="26"/>
              </w:rPr>
            </w:pPr>
            <w:r w:rsidRPr="00EE671F">
              <w:rPr>
                <w:rFonts w:ascii="Times New Roman" w:eastAsia="Times New Roman" w:hAnsi="Times New Roman"/>
                <w:sz w:val="26"/>
                <w:szCs w:val="26"/>
              </w:rPr>
              <w:t>Hình thức vay: Hạn mức tín dụng</w:t>
            </w:r>
          </w:p>
          <w:p w:rsidR="004841D7" w:rsidRPr="00EE671F" w:rsidRDefault="004841D7" w:rsidP="00E601AA">
            <w:pPr>
              <w:spacing w:after="0" w:line="312" w:lineRule="auto"/>
              <w:rPr>
                <w:rFonts w:ascii="Times New Roman" w:eastAsia="Times New Roman" w:hAnsi="Times New Roman"/>
                <w:sz w:val="26"/>
                <w:szCs w:val="26"/>
              </w:rPr>
            </w:pPr>
            <w:r w:rsidRPr="00EE671F">
              <w:rPr>
                <w:rFonts w:ascii="Times New Roman" w:eastAsia="Times New Roman" w:hAnsi="Times New Roman"/>
                <w:sz w:val="26"/>
                <w:szCs w:val="26"/>
              </w:rPr>
              <w:t>Thời gian duy trì hạn mức: 12 tháng</w:t>
            </w:r>
          </w:p>
          <w:p w:rsidR="004841D7" w:rsidRDefault="004841D7" w:rsidP="00E601AA">
            <w:pPr>
              <w:spacing w:after="0" w:line="312" w:lineRule="auto"/>
              <w:rPr>
                <w:rFonts w:ascii="Times New Roman" w:eastAsia="Times New Roman" w:hAnsi="Times New Roman"/>
                <w:sz w:val="26"/>
                <w:szCs w:val="26"/>
              </w:rPr>
            </w:pPr>
            <w:r w:rsidRPr="00EE671F">
              <w:rPr>
                <w:rFonts w:ascii="Times New Roman" w:eastAsia="Times New Roman" w:hAnsi="Times New Roman"/>
                <w:sz w:val="26"/>
                <w:szCs w:val="26"/>
              </w:rPr>
              <w:t xml:space="preserve">Thời gian đề nghị vay vốn Agribank </w:t>
            </w:r>
            <w:r w:rsidR="00502901">
              <w:rPr>
                <w:rFonts w:ascii="Times New Roman" w:eastAsia="Times New Roman" w:hAnsi="Times New Roman"/>
                <w:sz w:val="26"/>
                <w:szCs w:val="26"/>
              </w:rPr>
              <w:t>..............</w:t>
            </w:r>
            <w:r w:rsidRPr="00EE671F">
              <w:rPr>
                <w:rFonts w:ascii="Times New Roman" w:eastAsia="Times New Roman" w:hAnsi="Times New Roman"/>
                <w:sz w:val="26"/>
                <w:szCs w:val="26"/>
              </w:rPr>
              <w:t xml:space="preserve"> đối với mỗi lần nhận nợ: 8 tháng</w:t>
            </w:r>
          </w:p>
          <w:p w:rsidR="006E186E" w:rsidRPr="00F27290" w:rsidRDefault="006E186E" w:rsidP="00E601AA">
            <w:pPr>
              <w:tabs>
                <w:tab w:val="left" w:pos="7368"/>
              </w:tabs>
              <w:spacing w:after="0" w:line="312" w:lineRule="auto"/>
              <w:jc w:val="both"/>
              <w:rPr>
                <w:rFonts w:ascii="Times New Roman" w:hAnsi="Times New Roman"/>
                <w:sz w:val="26"/>
                <w:szCs w:val="26"/>
                <w:lang w:val="pt-BR"/>
              </w:rPr>
            </w:pPr>
            <w:r>
              <w:rPr>
                <w:rFonts w:ascii="Times New Roman" w:eastAsia="Times New Roman" w:hAnsi="Times New Roman"/>
                <w:b/>
                <w:bCs/>
                <w:sz w:val="26"/>
                <w:szCs w:val="26"/>
                <w:lang w:val="pt-BR"/>
              </w:rPr>
              <w:t>4.</w:t>
            </w:r>
            <w:r w:rsidRPr="00EE671F">
              <w:rPr>
                <w:rFonts w:ascii="Times New Roman" w:eastAsia="Times New Roman" w:hAnsi="Times New Roman"/>
                <w:b/>
                <w:bCs/>
                <w:sz w:val="26"/>
                <w:szCs w:val="26"/>
                <w:lang w:val="pt-BR"/>
              </w:rPr>
              <w:t xml:space="preserve"> Đánh giá về khả năng thực hiện phương án kinh doanh của Công ty TNHH </w:t>
            </w:r>
            <w:r w:rsidR="00502901">
              <w:rPr>
                <w:rFonts w:ascii="Times New Roman" w:eastAsia="Times New Roman" w:hAnsi="Times New Roman"/>
                <w:b/>
                <w:bCs/>
                <w:sz w:val="26"/>
                <w:szCs w:val="26"/>
                <w:lang w:val="pt-BR"/>
              </w:rPr>
              <w:t>..............</w:t>
            </w:r>
          </w:p>
          <w:p w:rsidR="006E186E" w:rsidRPr="00EE671F" w:rsidRDefault="006E186E" w:rsidP="00E601AA">
            <w:pPr>
              <w:widowControl w:val="0"/>
              <w:spacing w:before="40" w:after="40" w:line="312" w:lineRule="auto"/>
              <w:contextualSpacing/>
              <w:jc w:val="both"/>
              <w:rPr>
                <w:rFonts w:ascii="Times New Roman" w:eastAsia="Times New Roman" w:hAnsi="Times New Roman"/>
                <w:sz w:val="26"/>
                <w:szCs w:val="26"/>
                <w:lang w:val="pt-BR"/>
              </w:rPr>
            </w:pPr>
            <w:r>
              <w:rPr>
                <w:rFonts w:ascii="Times New Roman" w:eastAsia="Times New Roman" w:hAnsi="Times New Roman"/>
                <w:b/>
                <w:sz w:val="26"/>
                <w:szCs w:val="26"/>
                <w:lang w:val="pt-BR"/>
              </w:rPr>
              <w:t xml:space="preserve">4.1  Thị trường đầu ra: </w:t>
            </w:r>
            <w:r w:rsidRPr="00F27290">
              <w:rPr>
                <w:rFonts w:ascii="Times New Roman" w:eastAsia="Times New Roman" w:hAnsi="Times New Roman"/>
                <w:sz w:val="26"/>
                <w:szCs w:val="26"/>
                <w:lang w:val="pt-BR"/>
              </w:rPr>
              <w:t>Cung cấp Nguyên vật liệu</w:t>
            </w:r>
            <w:r w:rsidRPr="00EE671F">
              <w:rPr>
                <w:rFonts w:ascii="Times New Roman" w:eastAsia="Times New Roman" w:hAnsi="Times New Roman"/>
                <w:sz w:val="26"/>
                <w:szCs w:val="26"/>
                <w:lang w:val="pt-BR"/>
              </w:rPr>
              <w:t xml:space="preserve"> </w:t>
            </w:r>
            <w:r>
              <w:rPr>
                <w:rFonts w:ascii="Times New Roman" w:eastAsia="Times New Roman" w:hAnsi="Times New Roman"/>
                <w:sz w:val="26"/>
                <w:szCs w:val="26"/>
                <w:lang w:val="pt-BR"/>
              </w:rPr>
              <w:t xml:space="preserve">cho các </w:t>
            </w:r>
            <w:r w:rsidRPr="00EE671F">
              <w:rPr>
                <w:rFonts w:ascii="Times New Roman" w:eastAsia="Times New Roman" w:hAnsi="Times New Roman"/>
                <w:sz w:val="26"/>
                <w:szCs w:val="26"/>
                <w:lang w:val="pt-BR"/>
              </w:rPr>
              <w:t xml:space="preserve">công trình </w:t>
            </w:r>
            <w:r>
              <w:rPr>
                <w:rFonts w:ascii="Times New Roman" w:eastAsia="Times New Roman" w:hAnsi="Times New Roman"/>
                <w:sz w:val="26"/>
                <w:szCs w:val="26"/>
                <w:lang w:val="pt-BR"/>
              </w:rPr>
              <w:t xml:space="preserve">của Công ty Bình Minh là nhà thầu thi công Công trình cải tạo Sông Tích gói thầu 12b, đây là công trình trọng điểm điều hòa hệ thống tưới tiêu, thoát nước nhằm phát triển kinh tế Nông nghiệp Nông thôn nên được chủ đầu </w:t>
            </w:r>
            <w:r w:rsidRPr="00EE671F">
              <w:rPr>
                <w:rFonts w:ascii="Times New Roman" w:eastAsia="Times New Roman" w:hAnsi="Times New Roman"/>
                <w:sz w:val="26"/>
                <w:szCs w:val="26"/>
                <w:lang w:val="pt-BR"/>
              </w:rPr>
              <w:t>tư ưu tiên bố trí nguồn vốn để nhà thầu thi công đúng tiến độ theo như hợp đồng đã ký kết; Cung cấp vật tư phục vụ sản xuất xi măng cho Công</w:t>
            </w:r>
            <w:r>
              <w:rPr>
                <w:rFonts w:ascii="Times New Roman" w:eastAsia="Times New Roman" w:hAnsi="Times New Roman"/>
                <w:sz w:val="26"/>
                <w:szCs w:val="26"/>
                <w:lang w:val="pt-BR"/>
              </w:rPr>
              <w:t xml:space="preserve"> ty TNHH MTV Xi Măng Trung Sơn, Cung cấp vật tư phục vụ nhà máy thủy điện Yên Sơn</w:t>
            </w:r>
          </w:p>
          <w:p w:rsidR="006E186E" w:rsidRPr="00EE671F" w:rsidRDefault="006E186E" w:rsidP="00E601AA">
            <w:pPr>
              <w:widowControl w:val="0"/>
              <w:spacing w:before="40" w:after="40" w:line="312" w:lineRule="auto"/>
              <w:contextualSpacing/>
              <w:jc w:val="both"/>
              <w:rPr>
                <w:rFonts w:ascii="Times New Roman" w:eastAsia="Times New Roman" w:hAnsi="Times New Roman"/>
                <w:sz w:val="26"/>
                <w:szCs w:val="26"/>
              </w:rPr>
            </w:pPr>
            <w:r w:rsidRPr="00EE671F">
              <w:rPr>
                <w:rFonts w:ascii="Times New Roman" w:eastAsia="Times New Roman" w:hAnsi="Times New Roman"/>
                <w:b/>
                <w:sz w:val="26"/>
                <w:szCs w:val="26"/>
              </w:rPr>
              <w:t>Cụ thể:</w:t>
            </w:r>
          </w:p>
          <w:p w:rsidR="006E186E" w:rsidRPr="00B74413" w:rsidRDefault="006E186E" w:rsidP="00E601AA">
            <w:pPr>
              <w:widowControl w:val="0"/>
              <w:numPr>
                <w:ilvl w:val="0"/>
                <w:numId w:val="43"/>
              </w:numPr>
              <w:spacing w:before="40" w:after="40" w:line="312" w:lineRule="auto"/>
              <w:contextualSpacing/>
              <w:jc w:val="both"/>
              <w:rPr>
                <w:rFonts w:ascii="Times New Roman" w:eastAsia="Times New Roman" w:hAnsi="Times New Roman"/>
                <w:b/>
                <w:sz w:val="26"/>
                <w:szCs w:val="26"/>
              </w:rPr>
            </w:pPr>
            <w:r w:rsidRPr="00B74413">
              <w:rPr>
                <w:rFonts w:ascii="Times New Roman" w:eastAsia="Times New Roman" w:hAnsi="Times New Roman"/>
                <w:b/>
                <w:sz w:val="26"/>
                <w:szCs w:val="26"/>
              </w:rPr>
              <w:t>Dự án: Tiếp nước, cải tạo khôi phục Sông Tích từ Lương Phú, xã Thuần Mỹ, huyện Ba Vì, thành phố Hà Nội</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rPr>
              <w:tab/>
              <w:t xml:space="preserve">Dự án Tiếp nước, cải tạo khôi phục Sông Tích từ Lương Phú, xã Thuần Mỹ, huyện Ba Vì, thành phố Hà Nội do Tổng công ty tư vấn xây dựng Thủy lợi Việt Nam- CTCP lập đã được UBND thành phố Hà Nội phê duyệt tại quyết định số 4927/QĐ-UBND ngày 6/10/2010. </w:t>
            </w:r>
            <w:r w:rsidRPr="00EE671F">
              <w:rPr>
                <w:rFonts w:ascii="Times New Roman" w:hAnsi="Times New Roman"/>
                <w:sz w:val="26"/>
                <w:szCs w:val="26"/>
                <w:lang w:val="vi-VN"/>
              </w:rPr>
              <w:t xml:space="preserve">Chủ đầu tư là Ban quản lý dự án Sông Tích Hà Nội. Đây là đơn vị trực thuộc Sở nông nghiệp và phát triển nông thôn, được thành lập để quản lý dự án. </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ab/>
              <w:t xml:space="preserve">- Địa điểm xây dựng: Các huyện, thị xã: Ba Vì, </w:t>
            </w:r>
            <w:r w:rsidR="00502901">
              <w:rPr>
                <w:rFonts w:ascii="Times New Roman" w:eastAsia="Times New Roman" w:hAnsi="Times New Roman"/>
                <w:sz w:val="26"/>
                <w:szCs w:val="26"/>
                <w:lang w:val="vi-VN"/>
              </w:rPr>
              <w:t>..............</w:t>
            </w:r>
            <w:r w:rsidRPr="00EE671F">
              <w:rPr>
                <w:rFonts w:ascii="Times New Roman" w:eastAsia="Times New Roman" w:hAnsi="Times New Roman"/>
                <w:sz w:val="26"/>
                <w:szCs w:val="26"/>
                <w:lang w:val="vi-VN"/>
              </w:rPr>
              <w:t>, Phúc Thọ, Thạch Thất, Quốc Oai, Chương Mỹ và huyện Mỹ Đức – thành phố Hà Nội.</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ab/>
              <w:t xml:space="preserve">- Mục tiêu đầu tư: Cấp nước cho 16.000 ha đất sản xuất nông nghiệp; cung cấp nước phục vụ sinh hoạt và sản xuất công nghiệp; cải tạo môi trường sinh thái; đảm bảo tiêu thoát nước, phòng chống lũ cho khu vực; xây dựng đường giao thông; kết hợp hai bên bờ sông phục vụ giao thông; tạo điều kiện thuận lợi khai thác tiềm năng quỹ đất dọc hai bờ sông Tích phục vụ phát triển kinh tế xã hội phù hợp với quy hoạch phát triển không gian thủ đô Hà Nội. </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ab/>
              <w:t>- Dự án cải tạo khôi phục sông Tích gồm 03 đoạn với tổng chiều dài là 110,5km, thời gian dự kiến hoàn thành là 31/12/2020.</w:t>
            </w:r>
          </w:p>
          <w:p w:rsidR="006E186E" w:rsidRPr="00EE671F" w:rsidRDefault="006E186E" w:rsidP="00E601AA">
            <w:pPr>
              <w:tabs>
                <w:tab w:val="left" w:pos="360"/>
              </w:tabs>
              <w:spacing w:before="120" w:after="12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ab/>
              <w:t>- Dự án tiếp nước, cải tạo khôi phục Sông Tích từ Lương Phú, xã Thuần Mỹ, huyện Ba Vì, thành phố Hà Nội là một trong những dự án quan trọng của Quốc gia nói chung và thành phố Hà Nội nói riêng với tổng mức đầu tư của toàn dự án là là 4.253 tỷ đồng. Giá trị gói 12b Công ty CPTĐ XD&amp;DL Bình Minh đang thi công có giá trị là 2.124 tỷ đồng . Đây là một dự án được sự quan tâm và chú trọng đặc biệt của Chính phủ, các cấp các nghành vì lợi ích chung của toàn Quốc gia. Hiện tại dự án đang trong thời gian đẩy nhanh tiến độ thi công đảm bảo hoàn thành đúng tiến độ đã đề ra.</w:t>
            </w:r>
          </w:p>
          <w:p w:rsidR="006E186E" w:rsidRPr="00EE671F" w:rsidRDefault="006E186E" w:rsidP="00E601AA">
            <w:pPr>
              <w:widowControl w:val="0"/>
              <w:numPr>
                <w:ilvl w:val="0"/>
                <w:numId w:val="41"/>
              </w:numPr>
              <w:tabs>
                <w:tab w:val="left" w:pos="320"/>
              </w:tabs>
              <w:autoSpaceDE w:val="0"/>
              <w:autoSpaceDN w:val="0"/>
              <w:spacing w:before="120" w:after="120" w:line="312" w:lineRule="auto"/>
              <w:jc w:val="both"/>
              <w:rPr>
                <w:rFonts w:ascii="Times New Roman" w:hAnsi="Times New Roman"/>
                <w:sz w:val="26"/>
                <w:szCs w:val="26"/>
                <w:lang w:val="vi-VN"/>
              </w:rPr>
            </w:pPr>
            <w:r w:rsidRPr="00EE671F">
              <w:rPr>
                <w:rFonts w:ascii="Times New Roman" w:hAnsi="Times New Roman"/>
                <w:sz w:val="26"/>
                <w:szCs w:val="26"/>
                <w:lang w:val="vi-VN"/>
              </w:rPr>
              <w:t>Sản phẩm đầu ra của dự án là các hạng mục đào lòng dẫn, thi công kênh bê tông cải tạo Sông Tích.</w:t>
            </w:r>
          </w:p>
          <w:p w:rsidR="006E186E" w:rsidRPr="00EE671F" w:rsidRDefault="006E186E" w:rsidP="00E601AA">
            <w:pPr>
              <w:tabs>
                <w:tab w:val="left" w:pos="360"/>
              </w:tabs>
              <w:spacing w:before="120" w:after="12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ab/>
              <w:t xml:space="preserve">Công ty Bình Minh ký hợp đồng tổng thể thi công công trình số 196/2011/HĐ-BQLST ngày 06/12/2011 và các phụ lục kèm theo, giá trị dự kiến được xác định rõ trong hợp đồng. </w:t>
            </w:r>
          </w:p>
          <w:p w:rsidR="006E186E" w:rsidRPr="00EE671F" w:rsidRDefault="006E186E" w:rsidP="00E601AA">
            <w:pPr>
              <w:widowControl w:val="0"/>
              <w:autoSpaceDE w:val="0"/>
              <w:autoSpaceDN w:val="0"/>
              <w:spacing w:before="120" w:after="120" w:line="312" w:lineRule="auto"/>
              <w:ind w:firstLine="720"/>
              <w:jc w:val="both"/>
              <w:rPr>
                <w:rFonts w:ascii="Times New Roman" w:hAnsi="Times New Roman"/>
                <w:sz w:val="26"/>
                <w:szCs w:val="26"/>
                <w:lang w:val="vi-VN"/>
              </w:rPr>
            </w:pPr>
            <w:r w:rsidRPr="00EE671F">
              <w:rPr>
                <w:rFonts w:ascii="Times New Roman" w:hAnsi="Times New Roman"/>
                <w:sz w:val="26"/>
                <w:szCs w:val="26"/>
                <w:lang w:val="vi-VN"/>
              </w:rPr>
              <w:t>Chủ đầu tư thực hiện thanh toán cho công ty Bình Minh ngay sau khi hạng mục</w:t>
            </w:r>
            <w:r w:rsidRPr="00B74413">
              <w:rPr>
                <w:rFonts w:ascii="Times New Roman" w:hAnsi="Times New Roman"/>
                <w:sz w:val="26"/>
                <w:szCs w:val="26"/>
                <w:lang w:val="vi-VN"/>
              </w:rPr>
              <w:t xml:space="preserve"> </w:t>
            </w:r>
            <w:r w:rsidRPr="00EE671F">
              <w:rPr>
                <w:rFonts w:ascii="Times New Roman" w:hAnsi="Times New Roman"/>
                <w:sz w:val="26"/>
                <w:szCs w:val="26"/>
                <w:lang w:val="vi-VN"/>
              </w:rPr>
              <w:t>công trình được nghiệm thu, nhà thầu hoàn thiện hồ sơ thanh toán khối lượng hoàn thành trình chủ đầu tư. Sau đó công ty Bình Minh sẽ thanh toán cho nhà cung cấp.</w:t>
            </w:r>
          </w:p>
          <w:p w:rsidR="006E186E" w:rsidRPr="00EE671F" w:rsidRDefault="006E186E" w:rsidP="00E601AA">
            <w:pPr>
              <w:tabs>
                <w:tab w:val="left" w:pos="360"/>
              </w:tabs>
              <w:spacing w:before="120" w:after="12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ab/>
              <w:t>Nguồn vốn của dự án gồm: nguồn hỗ trợ từ ngân sách Nhà nước (trái phiếu chính phủ), nguồn ngân sách Thành phố, nguồn khai thác từ quỹ đất và các nguồn vốn hợp pháp khác.</w:t>
            </w:r>
          </w:p>
          <w:p w:rsidR="006E186E" w:rsidRPr="00EE671F" w:rsidRDefault="006E186E" w:rsidP="00E601AA">
            <w:pPr>
              <w:widowControl w:val="0"/>
              <w:autoSpaceDE w:val="0"/>
              <w:autoSpaceDN w:val="0"/>
              <w:spacing w:before="120" w:after="120" w:line="312" w:lineRule="auto"/>
              <w:ind w:firstLine="720"/>
              <w:jc w:val="both"/>
              <w:rPr>
                <w:rFonts w:ascii="Times New Roman" w:hAnsi="Times New Roman"/>
                <w:sz w:val="26"/>
                <w:szCs w:val="26"/>
                <w:lang w:val="vi-VN"/>
              </w:rPr>
            </w:pPr>
            <w:r w:rsidRPr="00EE671F">
              <w:rPr>
                <w:rFonts w:ascii="Times New Roman" w:hAnsi="Times New Roman"/>
                <w:sz w:val="26"/>
                <w:szCs w:val="26"/>
                <w:lang w:val="vi-VN"/>
              </w:rPr>
              <w:t>Công trình được phân bổ vốn theo kế hoạch hàng năm của UBND TP Hà Nội. Công trình đã có quyết định bố trí vốn năm 2018 (theo QĐ số 8586/QĐ-UBND ngày 08/12/2017 của UBND TP Hà Nội là 600,000 triệu đồng). =&gt;Nguồn vốn được bố trí rõ rang, đảm bảo khả năng thanh toán cho nhà cung cấp.</w:t>
            </w:r>
          </w:p>
          <w:p w:rsidR="006E186E" w:rsidRPr="00EE671F" w:rsidRDefault="006E186E" w:rsidP="00E601AA">
            <w:pPr>
              <w:widowControl w:val="0"/>
              <w:autoSpaceDE w:val="0"/>
              <w:autoSpaceDN w:val="0"/>
              <w:spacing w:before="120" w:after="120" w:line="312" w:lineRule="auto"/>
              <w:ind w:firstLine="720"/>
              <w:jc w:val="both"/>
              <w:rPr>
                <w:rFonts w:ascii="Times New Roman" w:hAnsi="Times New Roman"/>
                <w:sz w:val="26"/>
                <w:szCs w:val="26"/>
                <w:lang w:val="vi-VN"/>
              </w:rPr>
            </w:pPr>
            <w:r w:rsidRPr="00EE671F">
              <w:rPr>
                <w:rFonts w:ascii="Times New Roman" w:hAnsi="Times New Roman"/>
                <w:sz w:val="26"/>
                <w:szCs w:val="26"/>
                <w:lang w:val="vi-VN"/>
              </w:rPr>
              <w:t xml:space="preserve">Giá trị còn phải thực hiện của dự án là tương đối lớn (xác định trên cơ sở giá trị hợp đồng đã ký), giá trị dự kiến còn được nghiệm thu đến cuối công trình (giá trị dở dang chưa được nghiệm thu và giá trị còn phải thực hiện). </w:t>
            </w:r>
          </w:p>
          <w:p w:rsidR="006E186E" w:rsidRPr="00EE671F" w:rsidRDefault="006E186E" w:rsidP="00E601AA">
            <w:pPr>
              <w:tabs>
                <w:tab w:val="left" w:pos="360"/>
              </w:tabs>
              <w:spacing w:before="120" w:after="12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=&gt;Khả năng tiêu thụ sản phẩm trong thời gian tới là tương đối tốt và ổn định.</w:t>
            </w:r>
          </w:p>
          <w:p w:rsidR="006E186E" w:rsidRPr="00EE671F" w:rsidRDefault="006E186E" w:rsidP="00E601AA">
            <w:pPr>
              <w:tabs>
                <w:tab w:val="left" w:pos="360"/>
              </w:tabs>
              <w:spacing w:before="120" w:after="120" w:line="312" w:lineRule="auto"/>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w:t>
            </w:r>
            <w:r w:rsidRPr="00EE671F">
              <w:rPr>
                <w:rFonts w:ascii="Times New Roman" w:eastAsia="Times New Roman" w:hAnsi="Times New Roman"/>
                <w:sz w:val="26"/>
                <w:szCs w:val="26"/>
                <w:lang w:val="vi-VN"/>
              </w:rPr>
              <w:tab/>
            </w:r>
            <w:r w:rsidRPr="00EE671F">
              <w:rPr>
                <w:rFonts w:ascii="Times New Roman" w:eastAsia="Times New Roman" w:hAnsi="Times New Roman"/>
                <w:b/>
                <w:sz w:val="26"/>
                <w:szCs w:val="26"/>
                <w:lang w:val="vi-VN"/>
              </w:rPr>
              <w:t>Hợp đồng cung cấp nguyên liệu (than, vỏ bao, thạch cao, đất giàu sắt, silic) cho nhà máy xi măngTrung Sơn</w:t>
            </w:r>
            <w:r w:rsidRPr="00EE671F">
              <w:rPr>
                <w:rFonts w:ascii="Times New Roman" w:hAnsi="Times New Roman"/>
                <w:b/>
                <w:sz w:val="26"/>
                <w:szCs w:val="26"/>
                <w:lang w:val="vi-VN"/>
              </w:rPr>
              <w:t xml:space="preserve"> </w:t>
            </w:r>
          </w:p>
          <w:p w:rsidR="006E186E" w:rsidRPr="00EE671F" w:rsidRDefault="006E186E" w:rsidP="00E601AA">
            <w:pPr>
              <w:spacing w:after="0" w:line="312" w:lineRule="auto"/>
              <w:ind w:firstLine="357"/>
              <w:jc w:val="both"/>
              <w:rPr>
                <w:rFonts w:ascii="Times New Roman" w:eastAsia="Times New Roman" w:hAnsi="Times New Roman"/>
                <w:b/>
                <w:sz w:val="26"/>
                <w:szCs w:val="26"/>
                <w:lang w:val="vi-VN"/>
              </w:rPr>
            </w:pPr>
            <w:r w:rsidRPr="00EE671F">
              <w:rPr>
                <w:rFonts w:ascii="Times New Roman" w:eastAsia="Times New Roman" w:hAnsi="Times New Roman"/>
                <w:sz w:val="26"/>
                <w:szCs w:val="26"/>
                <w:lang w:val="vi-VN"/>
              </w:rPr>
              <w:t>Nhà máy xi măng Trung Sơn với tổng mức đầu tư khoảng 1,700 tỷ đồng, công suất thiết kế 1.000.000 tấn xi măng/năm đã đi vào hoạt động từ đầu năm 2015. Đến đầu năm 2017, Công ty Bình Minh đã thực hiện tách NMXM ra hoạt động như một công ty con và hạch toán độc lập.</w:t>
            </w:r>
          </w:p>
          <w:p w:rsidR="006E186E" w:rsidRPr="00EE671F" w:rsidRDefault="006E186E" w:rsidP="00E601AA">
            <w:pPr>
              <w:spacing w:after="0" w:line="312" w:lineRule="auto"/>
              <w:ind w:firstLine="357"/>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Địa chỉ trụ sở: Xóm Lộc Môn, xã Trung Sơn, huyện Lương Sơn, tỉnh Hòa Bình</w:t>
            </w:r>
          </w:p>
          <w:p w:rsidR="006E186E" w:rsidRPr="00EE671F" w:rsidRDefault="006E186E" w:rsidP="00E601AA">
            <w:pPr>
              <w:spacing w:after="0" w:line="312" w:lineRule="auto"/>
              <w:ind w:firstLine="357"/>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 xml:space="preserve">Tuy mới hoạt động và đi vào sản xuất chưa đầy hai năm nhưng với chất lượng, thương hiệu xi măng Trung Sơn của Công ty TNHH MTV xi măng Trung Sơn đã và đang khẳng định và chiếm lĩnh trên thị trường. Doanh thu năm 2017 trên 500 tỷ, hiện tại Công ty đang triển khai và mở rộng dây truyền sản xuất thứ 2 để tăng công suất lên 2.000.000 tấn/1 năm </w:t>
            </w:r>
          </w:p>
          <w:p w:rsidR="006E186E" w:rsidRPr="00EE671F" w:rsidRDefault="006E186E" w:rsidP="00E601AA">
            <w:pPr>
              <w:widowControl w:val="0"/>
              <w:tabs>
                <w:tab w:val="left" w:pos="1098"/>
                <w:tab w:val="left" w:pos="1890"/>
              </w:tabs>
              <w:spacing w:before="40" w:after="40" w:line="312" w:lineRule="auto"/>
              <w:ind w:firstLine="360"/>
              <w:contextualSpacing/>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Hiện tại,  công ty Bình Minh vẫn ký các hợp đồng mua bán nguyên liệu đầu vào với các nhà cung cấp sau đó bán lại cho công ty XM Trung Sơn. Các yếu tố đầu vào ảnh hưởng trực tiếp đến giá thành, giá bán xi măng gồm: clinker, thạch cao, dầu DO, FO, than cám, điện, phụ gia,…Nguyên liệu sản xuất xi măng: 95-96% là clinker, 4-5% là thạch cao. Hiện nay, nguồn tài nguyên thạch cao chưa thấy ở Việt Nam nên các nhà máy xi măng phải nhập khẩu từ Oman, Thái Lan.Các nguyên liệu đầu vào khác: đá vôi, đất sét, phụ gia, cát,…Công ty Bình Minh khai thác từ nguồn nguyên liệu tại chỗ; phụ gia được mua của các đơn vị trong nước.</w:t>
            </w:r>
          </w:p>
          <w:p w:rsidR="006E186E" w:rsidRPr="00EE671F" w:rsidRDefault="006E186E" w:rsidP="00E601AA">
            <w:pPr>
              <w:widowControl w:val="0"/>
              <w:tabs>
                <w:tab w:val="left" w:pos="1098"/>
                <w:tab w:val="left" w:pos="1890"/>
              </w:tabs>
              <w:spacing w:before="40" w:after="40" w:line="312" w:lineRule="auto"/>
              <w:ind w:firstLine="360"/>
              <w:contextualSpacing/>
              <w:jc w:val="both"/>
              <w:rPr>
                <w:rFonts w:ascii="Times New Roman" w:eastAsia="Times New Roman" w:hAnsi="Times New Roman"/>
                <w:sz w:val="26"/>
                <w:szCs w:val="26"/>
                <w:lang w:val="vi-VN"/>
              </w:rPr>
            </w:pPr>
            <w:r w:rsidRPr="00EE671F">
              <w:rPr>
                <w:rFonts w:ascii="Times New Roman" w:eastAsia="Times New Roman" w:hAnsi="Times New Roman"/>
                <w:sz w:val="26"/>
                <w:szCs w:val="26"/>
                <w:lang w:val="vi-VN"/>
              </w:rPr>
              <w:t>Về hoạt động của NMXM,sau những năm đầu hoạt động với kết quả đạt được khả quan, thị trường kinh doanh bắt đầu được định hình, năm 2018 mảng kinh doanh này sẽ tiếp tục được đẩy mạnh hoạt động.    Công ty XM  Trung Sơn đã ký kết được các hợp đồng đầu ra ổn định, đảm bảo thị trường tiêu thụ năm 2018. Thị trường tiêu thụ xi măng của Công ty chủ yếu là các tỉnh Hòa Bình, Vĩnh Phúc, Bắc Ninh, TP Hà Nội. Quá trình tiêu thụ sản phẩm qua các kênh phân phối: (i) bán trực tiếp cho các công ty xây dựng; (ii) các đại lý lớn trong và ngoài tỉnh. Việc thanh toán được thực hiện chủ yếu là khách hàng thanh toán đến đâu sẽ nhận hàng đến đó hoặc có bảo lãnh của ngân hàng. Một phần sản phẩm phục vụ cho các công trình xây dựng công ty Bình Minh đang thi công sử dụng vốn Ngân sách nhà nước.</w:t>
            </w:r>
          </w:p>
          <w:p w:rsidR="006E186E" w:rsidRPr="00EE671F" w:rsidRDefault="006E186E" w:rsidP="00E601AA">
            <w:pPr>
              <w:spacing w:line="312" w:lineRule="auto"/>
              <w:jc w:val="both"/>
              <w:rPr>
                <w:rFonts w:ascii="Times New Roman" w:hAnsi="Times New Roman"/>
                <w:b/>
                <w:sz w:val="26"/>
                <w:szCs w:val="26"/>
                <w:lang w:val="vi-VN"/>
              </w:rPr>
            </w:pPr>
            <w:r w:rsidRPr="00EE671F">
              <w:rPr>
                <w:rFonts w:ascii="Times New Roman" w:hAnsi="Times New Roman"/>
                <w:b/>
                <w:sz w:val="26"/>
                <w:szCs w:val="26"/>
                <w:lang w:val="vi-VN"/>
              </w:rPr>
              <w:t>Một số chỉ tiêu về tình hình hoạt động của nhà máy xi măng ( đơn vị tính:  triệu đồng)</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544"/>
              <w:gridCol w:w="2410"/>
              <w:gridCol w:w="2126"/>
            </w:tblGrid>
            <w:tr w:rsidR="006E186E" w:rsidRPr="00EE671F" w:rsidTr="00E601AA">
              <w:tc>
                <w:tcPr>
                  <w:tcW w:w="3544" w:type="dxa"/>
                  <w:shd w:val="clear" w:color="auto" w:fill="auto"/>
                  <w:vAlign w:val="bottom"/>
                </w:tcPr>
                <w:p w:rsidR="006E186E" w:rsidRPr="00EE671F" w:rsidRDefault="006E186E" w:rsidP="00E601AA">
                  <w:pPr>
                    <w:spacing w:line="312" w:lineRule="auto"/>
                    <w:jc w:val="center"/>
                    <w:rPr>
                      <w:rFonts w:ascii="Times New Roman" w:eastAsia="Times New Roman" w:hAnsi="Times New Roman"/>
                      <w:b/>
                      <w:sz w:val="26"/>
                      <w:szCs w:val="26"/>
                    </w:rPr>
                  </w:pPr>
                  <w:r w:rsidRPr="00EE671F">
                    <w:rPr>
                      <w:rFonts w:ascii="Times New Roman" w:eastAsia="Times New Roman" w:hAnsi="Times New Roman"/>
                      <w:b/>
                      <w:sz w:val="26"/>
                      <w:szCs w:val="26"/>
                    </w:rPr>
                    <w:t>CHỈ TIÊU</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b/>
                      <w:sz w:val="26"/>
                      <w:szCs w:val="26"/>
                    </w:rPr>
                  </w:pPr>
                  <w:r w:rsidRPr="00EE671F">
                    <w:rPr>
                      <w:rFonts w:ascii="Times New Roman" w:eastAsia="Times New Roman" w:hAnsi="Times New Roman"/>
                      <w:b/>
                      <w:sz w:val="26"/>
                      <w:szCs w:val="26"/>
                    </w:rPr>
                    <w:t>2015</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b/>
                      <w:sz w:val="26"/>
                      <w:szCs w:val="26"/>
                    </w:rPr>
                  </w:pPr>
                  <w:r w:rsidRPr="00EE671F">
                    <w:rPr>
                      <w:rFonts w:ascii="Times New Roman" w:eastAsia="Times New Roman" w:hAnsi="Times New Roman"/>
                      <w:b/>
                      <w:sz w:val="26"/>
                      <w:szCs w:val="26"/>
                    </w:rPr>
                    <w:t>2016</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Doanh thu BH&amp;CCDV</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567,264</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581,115</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Giảm trừ doanh thu</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22,207</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27,675</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Gía vốn hàng bán</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434,731</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553,440</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Lợi nhuận gộp về BH&amp;CCDV</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110,325</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28,417</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Doanh thu hoạt động tài chính</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12</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2</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Chi phí tài chính</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88,129</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3,989</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Chi phí bán hàng</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693</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744</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Chi phí quản lý DN</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8,235</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7,921</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Lợi nhuận thuần từ HĐKD</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13,279</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15,764</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Lợi nhuận khác</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(220)</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(-100)</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Lợi nhuận kế toán trước thuế</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13,279</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15,764</w:t>
                  </w:r>
                </w:p>
              </w:tc>
            </w:tr>
            <w:tr w:rsidR="006E186E" w:rsidRPr="00EE671F" w:rsidTr="00E601AA">
              <w:tc>
                <w:tcPr>
                  <w:tcW w:w="3544" w:type="dxa"/>
                  <w:shd w:val="clear" w:color="auto" w:fill="auto"/>
                  <w:vAlign w:val="bottom"/>
                </w:tcPr>
                <w:p w:rsidR="006E186E" w:rsidRPr="00EE671F" w:rsidRDefault="006E186E" w:rsidP="00E601AA">
                  <w:pPr>
                    <w:spacing w:line="312" w:lineRule="auto"/>
                    <w:rPr>
                      <w:rFonts w:ascii="Times New Roman" w:eastAsia="Times New Roman" w:hAnsi="Times New Roman"/>
                      <w:sz w:val="23"/>
                      <w:szCs w:val="23"/>
                    </w:rPr>
                  </w:pPr>
                  <w:r w:rsidRPr="00EE671F">
                    <w:rPr>
                      <w:rFonts w:ascii="Times New Roman" w:eastAsia="Times New Roman" w:hAnsi="Times New Roman"/>
                      <w:sz w:val="23"/>
                      <w:szCs w:val="23"/>
                    </w:rPr>
                    <w:t>Lợi nhuận kế toán sau thuế</w:t>
                  </w:r>
                </w:p>
              </w:tc>
              <w:tc>
                <w:tcPr>
                  <w:tcW w:w="2410"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10,801</w:t>
                  </w:r>
                </w:p>
              </w:tc>
              <w:tc>
                <w:tcPr>
                  <w:tcW w:w="2126" w:type="dxa"/>
                  <w:shd w:val="clear" w:color="auto" w:fill="auto"/>
                  <w:vAlign w:val="bottom"/>
                </w:tcPr>
                <w:p w:rsidR="006E186E" w:rsidRPr="00EE671F" w:rsidRDefault="006E186E" w:rsidP="00E601AA">
                  <w:pPr>
                    <w:spacing w:line="312" w:lineRule="auto"/>
                    <w:jc w:val="center"/>
                    <w:rPr>
                      <w:rFonts w:ascii="Times New Roman" w:eastAsia="Times New Roman" w:hAnsi="Times New Roman"/>
                      <w:sz w:val="23"/>
                      <w:szCs w:val="23"/>
                    </w:rPr>
                  </w:pPr>
                  <w:r w:rsidRPr="00EE671F">
                    <w:rPr>
                      <w:rFonts w:ascii="Times New Roman" w:eastAsia="Times New Roman" w:hAnsi="Times New Roman"/>
                      <w:sz w:val="23"/>
                      <w:szCs w:val="23"/>
                    </w:rPr>
                    <w:t>14,324</w:t>
                  </w:r>
                </w:p>
              </w:tc>
            </w:tr>
          </w:tbl>
          <w:p w:rsidR="006E186E" w:rsidRPr="00EE671F" w:rsidRDefault="006E186E" w:rsidP="00E601AA">
            <w:pPr>
              <w:tabs>
                <w:tab w:val="left" w:pos="360"/>
              </w:tabs>
              <w:spacing w:line="312" w:lineRule="auto"/>
              <w:jc w:val="both"/>
              <w:rPr>
                <w:rFonts w:ascii="Times New Roman" w:hAnsi="Times New Roman"/>
                <w:sz w:val="26"/>
                <w:szCs w:val="26"/>
              </w:rPr>
            </w:pPr>
          </w:p>
          <w:p w:rsidR="006E186E" w:rsidRPr="00EE671F" w:rsidRDefault="006E186E" w:rsidP="00E601AA">
            <w:pPr>
              <w:tabs>
                <w:tab w:val="left" w:pos="360"/>
              </w:tabs>
              <w:spacing w:line="312" w:lineRule="auto"/>
              <w:jc w:val="both"/>
              <w:rPr>
                <w:rFonts w:ascii="Times New Roman" w:hAnsi="Times New Roman"/>
                <w:sz w:val="26"/>
                <w:szCs w:val="26"/>
              </w:rPr>
            </w:pPr>
            <w:r w:rsidRPr="00EE671F">
              <w:rPr>
                <w:rFonts w:ascii="Times New Roman" w:hAnsi="Times New Roman"/>
                <w:sz w:val="26"/>
                <w:szCs w:val="26"/>
              </w:rPr>
              <w:t>Sản lượng xi măng trong năm 2016,2017  đạt khoảng 90% công suất của nhà máy. Mặc dù thị trường xi măng như tìm hiểu hiện nay có nguồn cung tương đối lớn so với lượng cầu, tuy nhiên  xi măng của công ty  Xi măng Trung Sơn có ưu thế rất lớn về giá cả so nhà máy được đặt sát địa điểm núi đá vôi, không tốn kém chi phí vận chuyển</w:t>
            </w:r>
          </w:p>
          <w:p w:rsidR="006E186E" w:rsidRPr="00EE671F" w:rsidRDefault="006E186E" w:rsidP="00E601AA">
            <w:pPr>
              <w:tabs>
                <w:tab w:val="left" w:pos="360"/>
              </w:tabs>
              <w:spacing w:line="312" w:lineRule="auto"/>
              <w:jc w:val="both"/>
              <w:rPr>
                <w:rFonts w:ascii="Times New Roman" w:hAnsi="Times New Roman"/>
                <w:sz w:val="26"/>
                <w:szCs w:val="26"/>
              </w:rPr>
            </w:pPr>
            <w:r w:rsidRPr="00EE671F">
              <w:rPr>
                <w:rFonts w:ascii="Times New Roman" w:hAnsi="Times New Roman"/>
                <w:sz w:val="26"/>
                <w:szCs w:val="26"/>
              </w:rPr>
              <w:t>Bảng so sánh giá xi măng thời điểm tháng 6/2018 ( đơn vị tính: nghìn đồng/ tấn)</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98"/>
              <w:gridCol w:w="925"/>
              <w:gridCol w:w="1311"/>
              <w:gridCol w:w="1424"/>
              <w:gridCol w:w="1425"/>
              <w:gridCol w:w="1014"/>
            </w:tblGrid>
            <w:tr w:rsidR="006E186E" w:rsidRPr="00EE671F" w:rsidTr="0033098C">
              <w:tc>
                <w:tcPr>
                  <w:tcW w:w="2798" w:type="dxa"/>
                  <w:vMerge w:val="restart"/>
                  <w:shd w:val="clear" w:color="auto" w:fill="auto"/>
                  <w:vAlign w:val="center"/>
                </w:tcPr>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MẶT HÀNG</w:t>
                  </w:r>
                </w:p>
              </w:tc>
              <w:tc>
                <w:tcPr>
                  <w:tcW w:w="6099" w:type="dxa"/>
                  <w:gridSpan w:val="5"/>
                  <w:shd w:val="clear" w:color="auto" w:fill="auto"/>
                </w:tcPr>
                <w:p w:rsidR="006E186E" w:rsidRDefault="006E186E" w:rsidP="00E601AA">
                  <w:pPr>
                    <w:spacing w:line="312" w:lineRule="auto"/>
                    <w:jc w:val="center"/>
                    <w:rPr>
                      <w:rFonts w:ascii="Times New Roman" w:eastAsia="Times New Roman" w:hAnsi="Times New Roman"/>
                      <w:b/>
                      <w:sz w:val="24"/>
                      <w:szCs w:val="24"/>
                    </w:rPr>
                  </w:pPr>
                </w:p>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TÊN NHÃN HÀNG</w:t>
                  </w:r>
                </w:p>
              </w:tc>
            </w:tr>
            <w:tr w:rsidR="006E186E" w:rsidRPr="00EE671F" w:rsidTr="0033098C">
              <w:tc>
                <w:tcPr>
                  <w:tcW w:w="2798" w:type="dxa"/>
                  <w:vMerge/>
                  <w:shd w:val="clear" w:color="auto" w:fill="auto"/>
                </w:tcPr>
                <w:p w:rsidR="006E186E" w:rsidRPr="00B74413" w:rsidRDefault="006E186E" w:rsidP="00E601AA">
                  <w:pPr>
                    <w:spacing w:line="312" w:lineRule="auto"/>
                    <w:jc w:val="both"/>
                    <w:rPr>
                      <w:rFonts w:ascii="Times New Roman" w:eastAsia="Times New Roman" w:hAnsi="Times New Roman"/>
                      <w:b/>
                      <w:sz w:val="24"/>
                      <w:szCs w:val="24"/>
                    </w:rPr>
                  </w:pP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Trung</w:t>
                  </w:r>
                </w:p>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Sơn</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Bỉm</w:t>
                  </w:r>
                </w:p>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Sơn</w:t>
                  </w: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Nam</w:t>
                  </w:r>
                </w:p>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Sơn</w:t>
                  </w: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Vĩnh</w:t>
                  </w:r>
                </w:p>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Sơn</w:t>
                  </w: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Hoàng</w:t>
                  </w:r>
                </w:p>
                <w:p w:rsidR="006E186E" w:rsidRPr="00B74413" w:rsidRDefault="006E186E" w:rsidP="00E601AA">
                  <w:pPr>
                    <w:spacing w:line="312" w:lineRule="auto"/>
                    <w:jc w:val="center"/>
                    <w:rPr>
                      <w:rFonts w:ascii="Times New Roman" w:eastAsia="Times New Roman" w:hAnsi="Times New Roman"/>
                      <w:b/>
                      <w:sz w:val="24"/>
                      <w:szCs w:val="24"/>
                    </w:rPr>
                  </w:pPr>
                  <w:r w:rsidRPr="00B74413">
                    <w:rPr>
                      <w:rFonts w:ascii="Times New Roman" w:eastAsia="Times New Roman" w:hAnsi="Times New Roman"/>
                      <w:b/>
                      <w:sz w:val="24"/>
                      <w:szCs w:val="24"/>
                    </w:rPr>
                    <w:t>Long</w:t>
                  </w:r>
                </w:p>
              </w:tc>
            </w:tr>
            <w:tr w:rsidR="006E186E" w:rsidRPr="00B74413" w:rsidTr="0033098C">
              <w:tc>
                <w:tcPr>
                  <w:tcW w:w="2798" w:type="dxa"/>
                  <w:shd w:val="clear" w:color="auto" w:fill="auto"/>
                </w:tcPr>
                <w:p w:rsidR="006E186E" w:rsidRPr="00B74413" w:rsidRDefault="006E186E" w:rsidP="00E601AA">
                  <w:pPr>
                    <w:spacing w:line="312" w:lineRule="auto"/>
                    <w:jc w:val="both"/>
                    <w:rPr>
                      <w:rFonts w:ascii="Times New Roman" w:eastAsia="Times New Roman" w:hAnsi="Times New Roman"/>
                      <w:sz w:val="24"/>
                      <w:szCs w:val="24"/>
                    </w:rPr>
                  </w:pPr>
                  <w:r w:rsidRPr="00B74413">
                    <w:rPr>
                      <w:rFonts w:ascii="Times New Roman" w:eastAsia="Times New Roman" w:hAnsi="Times New Roman"/>
                      <w:sz w:val="24"/>
                      <w:szCs w:val="24"/>
                    </w:rPr>
                    <w:t>PCB40 rời</w:t>
                  </w: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850</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r>
            <w:tr w:rsidR="006E186E" w:rsidRPr="00B74413" w:rsidTr="0033098C">
              <w:tc>
                <w:tcPr>
                  <w:tcW w:w="2798" w:type="dxa"/>
                  <w:shd w:val="clear" w:color="auto" w:fill="auto"/>
                </w:tcPr>
                <w:p w:rsidR="006E186E" w:rsidRPr="00B74413" w:rsidRDefault="006E186E" w:rsidP="00E601AA">
                  <w:pPr>
                    <w:spacing w:line="312" w:lineRule="auto"/>
                    <w:jc w:val="both"/>
                    <w:rPr>
                      <w:rFonts w:ascii="Times New Roman" w:eastAsia="Times New Roman" w:hAnsi="Times New Roman"/>
                      <w:sz w:val="24"/>
                      <w:szCs w:val="24"/>
                    </w:rPr>
                  </w:pPr>
                  <w:r w:rsidRPr="00B74413">
                    <w:rPr>
                      <w:rFonts w:ascii="Times New Roman" w:eastAsia="Times New Roman" w:hAnsi="Times New Roman"/>
                      <w:sz w:val="24"/>
                      <w:szCs w:val="24"/>
                    </w:rPr>
                    <w:t>PCB30 rời</w:t>
                  </w: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800</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r>
            <w:tr w:rsidR="006E186E" w:rsidRPr="00B74413" w:rsidTr="0033098C">
              <w:tc>
                <w:tcPr>
                  <w:tcW w:w="2798" w:type="dxa"/>
                  <w:shd w:val="clear" w:color="auto" w:fill="auto"/>
                </w:tcPr>
                <w:p w:rsidR="006E186E" w:rsidRPr="00B74413" w:rsidRDefault="006E186E" w:rsidP="00E601AA">
                  <w:pPr>
                    <w:spacing w:line="312" w:lineRule="auto"/>
                    <w:jc w:val="both"/>
                    <w:rPr>
                      <w:rFonts w:ascii="Times New Roman" w:eastAsia="Times New Roman" w:hAnsi="Times New Roman"/>
                      <w:sz w:val="24"/>
                      <w:szCs w:val="24"/>
                    </w:rPr>
                  </w:pPr>
                  <w:r w:rsidRPr="00B74413">
                    <w:rPr>
                      <w:rFonts w:ascii="Times New Roman" w:eastAsia="Times New Roman" w:hAnsi="Times New Roman"/>
                      <w:sz w:val="24"/>
                      <w:szCs w:val="24"/>
                    </w:rPr>
                    <w:t>PCB40 bao 3 lớp</w:t>
                  </w: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970</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1418</w:t>
                  </w: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1000</w:t>
                  </w: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950</w:t>
                  </w: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1000</w:t>
                  </w:r>
                </w:p>
              </w:tc>
            </w:tr>
            <w:tr w:rsidR="006E186E" w:rsidRPr="00B74413" w:rsidTr="0033098C">
              <w:tc>
                <w:tcPr>
                  <w:tcW w:w="2798" w:type="dxa"/>
                  <w:shd w:val="clear" w:color="auto" w:fill="auto"/>
                </w:tcPr>
                <w:p w:rsidR="006E186E" w:rsidRPr="00B74413" w:rsidRDefault="006E186E" w:rsidP="00E601AA">
                  <w:pPr>
                    <w:spacing w:line="312" w:lineRule="auto"/>
                    <w:jc w:val="both"/>
                    <w:rPr>
                      <w:rFonts w:ascii="Times New Roman" w:eastAsia="Times New Roman" w:hAnsi="Times New Roman"/>
                      <w:sz w:val="24"/>
                      <w:szCs w:val="24"/>
                    </w:rPr>
                  </w:pPr>
                  <w:r w:rsidRPr="00B74413">
                    <w:rPr>
                      <w:rFonts w:ascii="Times New Roman" w:eastAsia="Times New Roman" w:hAnsi="Times New Roman"/>
                      <w:sz w:val="24"/>
                      <w:szCs w:val="24"/>
                    </w:rPr>
                    <w:t>PCB30 bao 3 lớp</w:t>
                  </w: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920</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1382</w:t>
                  </w: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950</w:t>
                  </w: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895</w:t>
                  </w: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950</w:t>
                  </w:r>
                </w:p>
              </w:tc>
            </w:tr>
            <w:tr w:rsidR="006E186E" w:rsidRPr="00B74413" w:rsidTr="0033098C">
              <w:tc>
                <w:tcPr>
                  <w:tcW w:w="2798" w:type="dxa"/>
                  <w:shd w:val="clear" w:color="auto" w:fill="auto"/>
                </w:tcPr>
                <w:p w:rsidR="006E186E" w:rsidRPr="00B74413" w:rsidRDefault="006E186E" w:rsidP="00E601AA">
                  <w:pPr>
                    <w:spacing w:line="312" w:lineRule="auto"/>
                    <w:jc w:val="both"/>
                    <w:rPr>
                      <w:rFonts w:ascii="Times New Roman" w:eastAsia="Times New Roman" w:hAnsi="Times New Roman"/>
                      <w:sz w:val="24"/>
                      <w:szCs w:val="24"/>
                    </w:rPr>
                  </w:pPr>
                  <w:r w:rsidRPr="00B74413">
                    <w:rPr>
                      <w:rFonts w:ascii="Times New Roman" w:eastAsia="Times New Roman" w:hAnsi="Times New Roman"/>
                      <w:sz w:val="24"/>
                      <w:szCs w:val="24"/>
                    </w:rPr>
                    <w:t>PCB40 bao 2 lớp</w:t>
                  </w: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956</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r>
            <w:tr w:rsidR="006E186E" w:rsidRPr="00B74413" w:rsidTr="0033098C">
              <w:tc>
                <w:tcPr>
                  <w:tcW w:w="2798" w:type="dxa"/>
                  <w:shd w:val="clear" w:color="auto" w:fill="auto"/>
                </w:tcPr>
                <w:p w:rsidR="006E186E" w:rsidRPr="00B74413" w:rsidRDefault="006E186E" w:rsidP="00E601AA">
                  <w:pPr>
                    <w:spacing w:line="312" w:lineRule="auto"/>
                    <w:jc w:val="both"/>
                    <w:rPr>
                      <w:rFonts w:ascii="Times New Roman" w:eastAsia="Times New Roman" w:hAnsi="Times New Roman"/>
                      <w:sz w:val="24"/>
                      <w:szCs w:val="24"/>
                    </w:rPr>
                  </w:pPr>
                  <w:r w:rsidRPr="00B74413">
                    <w:rPr>
                      <w:rFonts w:ascii="Times New Roman" w:eastAsia="Times New Roman" w:hAnsi="Times New Roman"/>
                      <w:sz w:val="24"/>
                      <w:szCs w:val="24"/>
                    </w:rPr>
                    <w:t>PCB 30 bao 2 lớp</w:t>
                  </w:r>
                </w:p>
              </w:tc>
              <w:tc>
                <w:tcPr>
                  <w:tcW w:w="9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r w:rsidRPr="00B74413">
                    <w:rPr>
                      <w:rFonts w:ascii="Times New Roman" w:eastAsia="Times New Roman" w:hAnsi="Times New Roman"/>
                      <w:sz w:val="24"/>
                      <w:szCs w:val="24"/>
                    </w:rPr>
                    <w:t>906</w:t>
                  </w:r>
                </w:p>
              </w:tc>
              <w:tc>
                <w:tcPr>
                  <w:tcW w:w="1311"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425"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c>
                <w:tcPr>
                  <w:tcW w:w="1014" w:type="dxa"/>
                  <w:shd w:val="clear" w:color="auto" w:fill="auto"/>
                  <w:vAlign w:val="center"/>
                </w:tcPr>
                <w:p w:rsidR="006E186E" w:rsidRPr="00B74413" w:rsidRDefault="006E186E" w:rsidP="00E601AA">
                  <w:pPr>
                    <w:spacing w:line="312" w:lineRule="auto"/>
                    <w:jc w:val="center"/>
                    <w:rPr>
                      <w:rFonts w:ascii="Times New Roman" w:eastAsia="Times New Roman" w:hAnsi="Times New Roman"/>
                      <w:sz w:val="24"/>
                      <w:szCs w:val="24"/>
                    </w:rPr>
                  </w:pPr>
                </w:p>
              </w:tc>
            </w:tr>
          </w:tbl>
          <w:p w:rsidR="006E186E" w:rsidRPr="00B74413" w:rsidRDefault="006E186E" w:rsidP="00E601AA">
            <w:pPr>
              <w:spacing w:line="312" w:lineRule="auto"/>
              <w:jc w:val="both"/>
              <w:rPr>
                <w:rFonts w:ascii="Times New Roman" w:hAnsi="Times New Roman"/>
                <w:sz w:val="24"/>
                <w:szCs w:val="24"/>
              </w:rPr>
            </w:pPr>
          </w:p>
          <w:p w:rsidR="006E186E" w:rsidRPr="00EE671F" w:rsidRDefault="006E186E" w:rsidP="00E601AA">
            <w:pPr>
              <w:spacing w:after="0" w:line="312" w:lineRule="auto"/>
              <w:jc w:val="both"/>
              <w:rPr>
                <w:rFonts w:ascii="Times New Roman" w:hAnsi="Times New Roman"/>
                <w:b/>
                <w:sz w:val="26"/>
                <w:szCs w:val="26"/>
              </w:rPr>
            </w:pPr>
            <w:r>
              <w:rPr>
                <w:rFonts w:ascii="Times New Roman" w:hAnsi="Times New Roman"/>
                <w:sz w:val="26"/>
                <w:szCs w:val="26"/>
              </w:rPr>
              <w:t xml:space="preserve">   * </w:t>
            </w:r>
            <w:r w:rsidRPr="00EE671F">
              <w:rPr>
                <w:rFonts w:ascii="Times New Roman" w:hAnsi="Times New Roman"/>
                <w:sz w:val="26"/>
                <w:szCs w:val="26"/>
              </w:rPr>
              <w:t xml:space="preserve"> </w:t>
            </w:r>
            <w:r w:rsidRPr="00EE671F">
              <w:rPr>
                <w:rFonts w:ascii="Times New Roman" w:eastAsia="Times New Roman" w:hAnsi="Times New Roman"/>
                <w:b/>
                <w:sz w:val="26"/>
                <w:szCs w:val="26"/>
              </w:rPr>
              <w:t>Hợp đồng cung cấp vật liệu xây dựng phục vụ thi công cho Dự án thuỷ điện Yên Sơn- Tuyên Quang</w:t>
            </w:r>
            <w:r w:rsidRPr="00EE671F">
              <w:rPr>
                <w:rFonts w:ascii="Times New Roman" w:hAnsi="Times New Roman"/>
                <w:b/>
                <w:sz w:val="26"/>
                <w:szCs w:val="26"/>
              </w:rPr>
              <w:t xml:space="preserve">. Dự án Thủy điện Yên Sơn: </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Dự án Thủy điện Yên Sơn- Tuyên Quang là một dự án thủy điện có tổng mức đầu tư lớn, tại văn bản số 1916/TTg-KTN ngày 20/10/2011 Thủ tướng chỉnh phủ cho phép Dự án thủy điện Yên Sơn được hưởng các ưu đãi đối với dự án đầu tư xây dựng tại địa bàn có điều kiện kinh tế - xã hội đặc biệt khó khăn theo quy định hiện hành và đồng ý cho Dự án được vay vốn tín dụng đầu tư cảu nhà nước, chính phủ bảo lãnh vay vốn nước ngoài thực hiện dự án. các ưu đãi bao gồm ưu đãi về thuế GTGT, TNDN, xuất nhập khẩu.tiền thuê đất, ưu đãi khác. Dự án khi đi vào vận hành và hoạt động góp phần phát triển dân sinh, kinh tế, xã hội tỉnh tuyên quang,  tạo công ăn việc làm cho lao động trong khu vực, tạo cảnh quan đẹp, đường giao thông trên khu vực long hồ cho địa phương, phục vụ điện sản xuất và sinh hoạt trực tiếp cho tỉnh tuyên quang, Thủy điện Yên sơn là công trình thủy điện bậc thang cuối cùng của sông gâm nằm trên địa bàn xã quý quân, huyện yên sơn và Dự án Thủy điện Yên Sơn đã được Bộ Công Thương phê duyệt bổ sung Quy hoạch bậc thang thủy điện Sông Gâm;</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 xml:space="preserve">     Dự án Thủy điện Yên Sơn, tỉnh Tuyên Quang –Chủ đầu tư là Công ty CP tập đoàn XD&amp;DL Bình Minh.</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Địa điểm thực hiện: 2 huyện Yên Sơn, Chiêm Hóa trong đó đầu mối công trình tại xã Quý Quân, huyện Yên Sơn. Dự án được cấp phép theo Giấy chứng nhận đầu tư số 15121000049; chứng nhận lần đầu ngày 25/9/2011; chứng nhận thay đổi lần 2 ngày 29/6/2015;</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Diện tích đất dự kiến sử dụng của dự án (bao gồm cả diện tích sông suối) 988,73 ha, trong đó khu vực đầu mối nhà máy thủy điện 62,93 ha;</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w:t>
            </w:r>
            <w:r w:rsidRPr="00EE671F">
              <w:rPr>
                <w:rFonts w:ascii="Times New Roman" w:eastAsia="Times New Roman" w:hAnsi="Times New Roman"/>
                <w:sz w:val="26"/>
                <w:szCs w:val="26"/>
              </w:rPr>
              <w:tab/>
              <w:t xml:space="preserve">  Dự án đã được Thủ tướng Chính phủ phê duyệt Quy hoạch phát triển điện lực Quốc gia giai đoạn 2011-2020; </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 xml:space="preserve">  Dự án đã có phê duyệt Báo cáo đánh giá tác động môi trường tại QĐ số 379/QĐ-UBND ngày 14/10/2011.</w:t>
            </w:r>
          </w:p>
          <w:p w:rsidR="006E186E" w:rsidRPr="00EE671F" w:rsidRDefault="006E186E" w:rsidP="00E601AA">
            <w:pPr>
              <w:tabs>
                <w:tab w:val="left" w:pos="360"/>
              </w:tabs>
              <w:spacing w:after="0" w:line="312"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Công ty CP tập đoàn XD&amp;DL Bình Minh đã ký hợp đồng mua bán điện số 02/2015/HĐ- NMĐ- Yên Sơn ngày 03 tháng 02 năm 2015 với Tập đoàn điện lực Việt Nam.</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Công suất lắp máy: 70 MW </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Sản lượng điện trung bình hàng năm: 295 triệu kwh</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Tổng mức đầu tư: 2.962.822 triệu đồng </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Các hạng mục công trình chủ yếu:</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Công trình đầu mối: Đập tràn bê tong cốt thép, ngưỡng tràn tự do tại cao trình 24m; đập dâng vai phải kết cấu BTCT; đập dâng vai trái kết cấu đá đổ lõi giữa, cao trình đỉnh đập 48m</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Kiểu nhà máy: Nhà máy kiểu hở,Tuabin kapsun cánh quay kiểu trục ngang (bóng đèn)</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Trạm phân phối điện 220kv ngoài trời, bố trí hở</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Đườn dây đấu nối lưới điện 220Kv</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Tổng vốn đầu tư: 2.962.822 triệu đồng</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Nguồn vốn: Vốn tự có: 1.088.822 triệu đồng</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Vốn vay VDB: 1.874.000 triệu đồng  theo Hợp đồng tín dụng đầu tư số 01/2017/HĐTD-NHPT.SGD I ngày 9/3/2017.</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Thời gian hoạt động dự án: </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Khới công:tháng 12 năm 2013</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Thời gian xây dựng: 2014 đến 2018</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Thời gian đưa vào vận hành sản xuất năm 2019</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Tình hình thực hiện dự án:</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Tiến độ chuẩn bị dự án: đã hoàn thành</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Tiến độ giải phóng mặt bằng: 62,93 ha khu công trình đầu mối.</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Tiến độ xây dựng cơ bản:</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Hiện nay công ty Bình Minh đã </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Hoàn thành cơ bản hạng mục xây lắp trong quý 1/2019</w:t>
            </w:r>
          </w:p>
          <w:p w:rsidR="006E186E" w:rsidRPr="00EE671F" w:rsidRDefault="006E186E" w:rsidP="00E601AA">
            <w:pPr>
              <w:spacing w:after="0" w:line="312" w:lineRule="auto"/>
              <w:ind w:firstLine="360"/>
              <w:jc w:val="both"/>
              <w:rPr>
                <w:rFonts w:ascii="Times New Roman" w:eastAsia="Times New Roman" w:hAnsi="Times New Roman"/>
                <w:sz w:val="26"/>
                <w:szCs w:val="26"/>
              </w:rPr>
            </w:pPr>
            <w:r w:rsidRPr="00EE671F">
              <w:rPr>
                <w:rFonts w:ascii="Times New Roman" w:eastAsia="Times New Roman" w:hAnsi="Times New Roman"/>
                <w:sz w:val="26"/>
                <w:szCs w:val="26"/>
              </w:rPr>
              <w:t>Dự kiến lắp tổ máy 1 trong quý 1/2019, hoàn thành 3 tổ quý 2 năm 2019, phát điện trong năm 2019</w:t>
            </w:r>
          </w:p>
          <w:p w:rsidR="006E186E" w:rsidRPr="00EE671F" w:rsidRDefault="006E186E" w:rsidP="00E601AA">
            <w:pPr>
              <w:numPr>
                <w:ilvl w:val="0"/>
                <w:numId w:val="43"/>
              </w:numPr>
              <w:tabs>
                <w:tab w:val="left" w:pos="360"/>
              </w:tabs>
              <w:spacing w:after="0" w:line="312" w:lineRule="auto"/>
              <w:contextualSpacing/>
              <w:jc w:val="both"/>
              <w:rPr>
                <w:rFonts w:ascii="Times New Roman" w:hAnsi="Times New Roman"/>
                <w:sz w:val="26"/>
              </w:rPr>
            </w:pPr>
            <w:r w:rsidRPr="00EE671F">
              <w:rPr>
                <w:rFonts w:ascii="Times New Roman" w:hAnsi="Times New Roman"/>
                <w:b/>
                <w:sz w:val="26"/>
              </w:rPr>
              <w:t xml:space="preserve">Thông tin về Công ty Cổ Phần Tập Đoàn Xây Dựng và Du Lịch Bình Minh: </w:t>
            </w:r>
          </w:p>
          <w:p w:rsidR="006E186E" w:rsidRPr="00EE671F" w:rsidRDefault="006E186E" w:rsidP="00E601AA">
            <w:pPr>
              <w:tabs>
                <w:tab w:val="left" w:pos="360"/>
              </w:tabs>
              <w:spacing w:after="0" w:line="312" w:lineRule="auto"/>
              <w:jc w:val="both"/>
              <w:rPr>
                <w:rFonts w:ascii="Times New Roman" w:hAnsi="Times New Roman"/>
                <w:sz w:val="26"/>
              </w:rPr>
            </w:pPr>
            <w:r w:rsidRPr="00EE671F">
              <w:rPr>
                <w:rFonts w:ascii="Times New Roman" w:hAnsi="Times New Roman"/>
                <w:sz w:val="26"/>
              </w:rPr>
              <w:t>Công ty Cổ Phần Tập Đoàn Xây Dựng và Du Lịch Bình Minh là doanh nghiệp có nhiều năm hoạt động trong lĩnh vực xây dựng, theo thông tin từ trung tâm thông tin tín dụng CIC thì công ty không có dư nợ bán VAMC, không có nợ xấu trong vòng 5 năm gần đây. Hiện công ty có dư nợ là 1.128 tỷ đồng, chủ yếu là nợ trung dài hạn đầu tư vào dự án nhà máy xi măng Trung Sơn ( khoảng 700 tỷ đồng) và gần 200 tỷ khoản vay ở Thủy Điện Yên Sơn</w:t>
            </w:r>
          </w:p>
          <w:p w:rsidR="006E186E" w:rsidRPr="00EE671F" w:rsidRDefault="006E186E" w:rsidP="00E601AA">
            <w:pPr>
              <w:tabs>
                <w:tab w:val="left" w:pos="360"/>
              </w:tabs>
              <w:spacing w:line="312" w:lineRule="auto"/>
              <w:jc w:val="both"/>
              <w:rPr>
                <w:rFonts w:ascii="Times New Roman" w:hAnsi="Times New Roman"/>
                <w:sz w:val="26"/>
              </w:rPr>
            </w:pPr>
            <w:r w:rsidRPr="00EE671F">
              <w:rPr>
                <w:rFonts w:ascii="Times New Roman" w:hAnsi="Times New Roman"/>
                <w:sz w:val="26"/>
              </w:rPr>
              <w:t>Theo thông tin về số liệu tài chính hết năm 2017 của công ty Bình Minh mà Ngân hàng thu thập được:</w:t>
            </w:r>
          </w:p>
          <w:p w:rsidR="006E186E" w:rsidRPr="00EE671F" w:rsidRDefault="006E186E" w:rsidP="00E601AA">
            <w:pPr>
              <w:numPr>
                <w:ilvl w:val="0"/>
                <w:numId w:val="28"/>
              </w:numPr>
              <w:tabs>
                <w:tab w:val="left" w:pos="360"/>
              </w:tabs>
              <w:spacing w:line="312" w:lineRule="auto"/>
              <w:jc w:val="both"/>
              <w:rPr>
                <w:rFonts w:ascii="Times New Roman" w:hAnsi="Times New Roman"/>
                <w:sz w:val="26"/>
              </w:rPr>
            </w:pPr>
            <w:r w:rsidRPr="00EE671F">
              <w:rPr>
                <w:rFonts w:ascii="Times New Roman" w:hAnsi="Times New Roman"/>
                <w:sz w:val="26"/>
              </w:rPr>
              <w:t>Doanh thu bán hàng và cung cấp dịch vụ; 1.279 tỷ đồng</w:t>
            </w:r>
          </w:p>
          <w:p w:rsidR="006E186E" w:rsidRPr="00EE671F" w:rsidRDefault="006E186E" w:rsidP="00E601AA">
            <w:pPr>
              <w:numPr>
                <w:ilvl w:val="0"/>
                <w:numId w:val="28"/>
              </w:numPr>
              <w:tabs>
                <w:tab w:val="left" w:pos="360"/>
              </w:tabs>
              <w:spacing w:line="312" w:lineRule="auto"/>
              <w:jc w:val="both"/>
              <w:rPr>
                <w:rFonts w:ascii="Times New Roman" w:hAnsi="Times New Roman"/>
                <w:sz w:val="26"/>
              </w:rPr>
            </w:pPr>
            <w:r w:rsidRPr="00EE671F">
              <w:rPr>
                <w:rFonts w:ascii="Times New Roman" w:hAnsi="Times New Roman"/>
                <w:sz w:val="26"/>
              </w:rPr>
              <w:t>Giảm trừ doanh thu trong năm 2017: 24 tỷ đồng</w:t>
            </w:r>
          </w:p>
          <w:p w:rsidR="006E186E" w:rsidRPr="00EE671F" w:rsidRDefault="006E186E" w:rsidP="00E601AA">
            <w:pPr>
              <w:numPr>
                <w:ilvl w:val="0"/>
                <w:numId w:val="28"/>
              </w:numPr>
              <w:tabs>
                <w:tab w:val="left" w:pos="360"/>
              </w:tabs>
              <w:spacing w:line="312" w:lineRule="auto"/>
              <w:jc w:val="both"/>
              <w:rPr>
                <w:rFonts w:ascii="Times New Roman" w:hAnsi="Times New Roman"/>
                <w:sz w:val="26"/>
              </w:rPr>
            </w:pPr>
            <w:r w:rsidRPr="00EE671F">
              <w:rPr>
                <w:rFonts w:ascii="Times New Roman" w:hAnsi="Times New Roman"/>
                <w:sz w:val="26"/>
              </w:rPr>
              <w:t>Tổng chi phí sản xuất kinh doanh hàng hóa dịch vụ: 1092tỷ đồng</w:t>
            </w:r>
          </w:p>
          <w:p w:rsidR="006E186E" w:rsidRPr="00EE671F" w:rsidRDefault="006E186E" w:rsidP="00E601AA">
            <w:pPr>
              <w:numPr>
                <w:ilvl w:val="0"/>
                <w:numId w:val="28"/>
              </w:numPr>
              <w:tabs>
                <w:tab w:val="left" w:pos="360"/>
              </w:tabs>
              <w:spacing w:line="312" w:lineRule="auto"/>
              <w:jc w:val="both"/>
              <w:rPr>
                <w:rFonts w:ascii="Times New Roman" w:hAnsi="Times New Roman"/>
                <w:sz w:val="26"/>
              </w:rPr>
            </w:pPr>
            <w:r w:rsidRPr="00EE671F">
              <w:rPr>
                <w:rFonts w:ascii="Times New Roman" w:hAnsi="Times New Roman"/>
                <w:sz w:val="26"/>
              </w:rPr>
              <w:t>Chi phí tài chính: 104 tỷ đồng</w:t>
            </w:r>
          </w:p>
          <w:p w:rsidR="006E186E" w:rsidRPr="00EE671F" w:rsidRDefault="006E186E" w:rsidP="00E601AA">
            <w:pPr>
              <w:numPr>
                <w:ilvl w:val="0"/>
                <w:numId w:val="28"/>
              </w:numPr>
              <w:tabs>
                <w:tab w:val="left" w:pos="360"/>
              </w:tabs>
              <w:spacing w:line="312" w:lineRule="auto"/>
              <w:jc w:val="both"/>
              <w:rPr>
                <w:rFonts w:ascii="Times New Roman" w:hAnsi="Times New Roman"/>
                <w:sz w:val="26"/>
              </w:rPr>
            </w:pPr>
            <w:r w:rsidRPr="00EE671F">
              <w:rPr>
                <w:rFonts w:ascii="Times New Roman" w:hAnsi="Times New Roman"/>
                <w:sz w:val="26"/>
              </w:rPr>
              <w:t>Lợi nhuận thuần từ hoạt động kinh doanh 29.4 tỷ đồng</w:t>
            </w:r>
          </w:p>
          <w:p w:rsidR="006E186E" w:rsidRPr="00EE671F" w:rsidRDefault="006E186E" w:rsidP="00E601AA">
            <w:pPr>
              <w:numPr>
                <w:ilvl w:val="0"/>
                <w:numId w:val="28"/>
              </w:numPr>
              <w:tabs>
                <w:tab w:val="left" w:pos="360"/>
              </w:tabs>
              <w:spacing w:line="312" w:lineRule="auto"/>
              <w:jc w:val="both"/>
              <w:rPr>
                <w:rFonts w:ascii="Times New Roman" w:hAnsi="Times New Roman"/>
                <w:sz w:val="26"/>
              </w:rPr>
            </w:pPr>
            <w:r w:rsidRPr="00EE671F">
              <w:rPr>
                <w:rFonts w:ascii="Times New Roman" w:hAnsi="Times New Roman"/>
                <w:sz w:val="26"/>
              </w:rPr>
              <w:t>Lợi nhuận kế toán trước thuế: 26.6 tỷ đồng.</w:t>
            </w:r>
          </w:p>
          <w:p w:rsidR="006E186E" w:rsidRPr="00EE671F" w:rsidRDefault="006E186E" w:rsidP="00E601AA">
            <w:pPr>
              <w:tabs>
                <w:tab w:val="left" w:pos="360"/>
              </w:tabs>
              <w:spacing w:line="312" w:lineRule="auto"/>
              <w:jc w:val="both"/>
              <w:rPr>
                <w:rFonts w:ascii="Times New Roman" w:hAnsi="Times New Roman"/>
                <w:sz w:val="26"/>
              </w:rPr>
            </w:pPr>
            <w:r w:rsidRPr="00EE671F">
              <w:rPr>
                <w:rFonts w:ascii="Times New Roman" w:hAnsi="Times New Roman"/>
                <w:sz w:val="26"/>
              </w:rPr>
              <w:t>Nhận xét khái quát về công ty Cổ Phần Tập Đoàn Xây dựng và du lịch Bình Minh: Công ty Bình Minh là công ty với trên 20 năm bề dày hoạt động, trải qua nhiều giai đoạn thăng trầm của nền kinh tế, nhất là sự phá sản của rất nhiều công ty trong ngành xây dựng nhưng công ty Bình Minh vẫn duy trì được hoạt động kinh doanh ổn định và từng bước phát triển, điều này cho thấy công ty là một công ty có hoạt độn tương đối hiệu quả, năng lực về quản lý, điều hành kinh doanh cũng như sự nhạy bén từ tín hiệu thị trường của ban lãnh đạo công ty là tương đối tốt. Công ty kinh doanh có lãi, không có nợ xấu. Các công trình đang thi công phần lớn là các công trình sử dụng nguồn vốn ngân sách hoặc vốn trái phiếu chính phủ, đã có kế hoạch bố trí vốn năm 2018 cụ thể. Với công trình nhà máy xi măng Trung Sơn, đây là công trình công ty Bình Minh đầu tư từ nguồn vốn tự có và vốn vay của Sở giao dịch Agribank, Sở giao dịch Ngân hàng phát triển. Nhà máy đã đi vào giai đoạn hoạt động và đang giảm dần dư nợ  vay tại các tổ chức tín dụng.</w:t>
            </w:r>
          </w:p>
          <w:p w:rsidR="006E186E" w:rsidRPr="00EE671F" w:rsidRDefault="006E186E" w:rsidP="00E601AA">
            <w:pPr>
              <w:tabs>
                <w:tab w:val="left" w:pos="360"/>
              </w:tabs>
              <w:spacing w:line="312" w:lineRule="auto"/>
              <w:jc w:val="both"/>
              <w:rPr>
                <w:rFonts w:ascii="Times New Roman" w:hAnsi="Times New Roman"/>
                <w:sz w:val="26"/>
              </w:rPr>
            </w:pPr>
            <w:r w:rsidRPr="00EE671F">
              <w:rPr>
                <w:rFonts w:ascii="Times New Roman" w:hAnsi="Times New Roman"/>
                <w:b/>
                <w:sz w:val="26"/>
              </w:rPr>
              <w:t xml:space="preserve">Nhận xét chung về các hợp đồng kinh tế đã ký của công ty TNHH </w:t>
            </w:r>
            <w:r w:rsidR="00502901">
              <w:rPr>
                <w:rFonts w:ascii="Times New Roman" w:hAnsi="Times New Roman"/>
                <w:b/>
                <w:sz w:val="26"/>
              </w:rPr>
              <w:t>..............</w:t>
            </w:r>
            <w:r w:rsidRPr="00EE671F">
              <w:rPr>
                <w:rFonts w:ascii="Times New Roman" w:hAnsi="Times New Roman"/>
                <w:b/>
                <w:sz w:val="26"/>
              </w:rPr>
              <w:t>:</w:t>
            </w:r>
            <w:r w:rsidRPr="00EE671F">
              <w:rPr>
                <w:rFonts w:ascii="Times New Roman" w:hAnsi="Times New Roman"/>
                <w:sz w:val="26"/>
              </w:rPr>
              <w:t xml:space="preserve"> Các hợp đồng kinh tế đã được ký kết phù hợp với đăng ký kinh doanh của công ty. Các hợp đồng  là cung cấp vật liệu cho các công trình có nguồn thanh toán tương đối đảm bảo, mức độ rủi ro về thanh toán không cao.</w:t>
            </w:r>
          </w:p>
          <w:p w:rsidR="006E186E" w:rsidRPr="00EE671F" w:rsidRDefault="006E186E" w:rsidP="00E601AA">
            <w:pPr>
              <w:widowControl w:val="0"/>
              <w:spacing w:before="40" w:after="40" w:line="312" w:lineRule="auto"/>
              <w:jc w:val="both"/>
              <w:rPr>
                <w:rFonts w:ascii="Times New Roman" w:hAnsi="Times New Roman"/>
                <w:sz w:val="26"/>
              </w:rPr>
            </w:pPr>
            <w:r>
              <w:rPr>
                <w:rFonts w:ascii="Times New Roman" w:hAnsi="Times New Roman"/>
                <w:b/>
                <w:sz w:val="26"/>
              </w:rPr>
              <w:t>4.2</w:t>
            </w:r>
            <w:r w:rsidRPr="00EE671F">
              <w:rPr>
                <w:rFonts w:ascii="Times New Roman" w:hAnsi="Times New Roman"/>
                <w:b/>
                <w:sz w:val="26"/>
              </w:rPr>
              <w:t xml:space="preserve"> Thị trường đầ</w:t>
            </w:r>
            <w:r>
              <w:rPr>
                <w:rFonts w:ascii="Times New Roman" w:hAnsi="Times New Roman"/>
                <w:b/>
                <w:sz w:val="26"/>
              </w:rPr>
              <w:t>u  vào</w:t>
            </w:r>
            <w:r w:rsidRPr="00EE671F">
              <w:rPr>
                <w:rFonts w:ascii="Times New Roman" w:hAnsi="Times New Roman"/>
                <w:sz w:val="26"/>
              </w:rPr>
              <w:t>: Chủ yếu là vật liệu xây dựng (thép, xi măng, cát đá, vữa bê tông…),vật liệu sản xuất xi măng (than cám, thạch cao, đất cao silic, đát giàu sắt, vỏ bao xi măng) nhiên liệu, vật tư, phụ tùng thay thế, tiền thuê máy móc thiết bị, nhân công… Nguyên vật liệu</w:t>
            </w:r>
            <w:r>
              <w:rPr>
                <w:rFonts w:ascii="Times New Roman" w:hAnsi="Times New Roman"/>
                <w:sz w:val="26"/>
              </w:rPr>
              <w:t xml:space="preserve"> </w:t>
            </w:r>
            <w:r w:rsidRPr="00EE671F">
              <w:rPr>
                <w:rFonts w:ascii="Times New Roman" w:hAnsi="Times New Roman"/>
                <w:sz w:val="26"/>
              </w:rPr>
              <w:t xml:space="preserve">chủ yếu được sản xuất trong nước, nguồn cung </w:t>
            </w:r>
            <w:r>
              <w:rPr>
                <w:rFonts w:ascii="Times New Roman" w:hAnsi="Times New Roman"/>
                <w:sz w:val="26"/>
              </w:rPr>
              <w:t xml:space="preserve">cấp </w:t>
            </w:r>
            <w:r w:rsidRPr="00EE671F">
              <w:rPr>
                <w:rFonts w:ascii="Times New Roman" w:hAnsi="Times New Roman"/>
                <w:sz w:val="26"/>
              </w:rPr>
              <w:t>khá dồi dào. Trong quan hệ với các đối tác công ty luôn giữ uy tín, thanh toán sòng phẳng, không để phát sinh nợ khó đòi được bạn hàng tín nhiệm nên nguồn cung cấp đầu vào ổn định: Một số nhà cung cấp nguyên, nhiên vật liệu lớn cho công ty: Công ty TNHH TM và DV Lân Huế</w:t>
            </w:r>
            <w:r>
              <w:rPr>
                <w:rFonts w:ascii="Times New Roman" w:hAnsi="Times New Roman"/>
                <w:sz w:val="26"/>
              </w:rPr>
              <w:t xml:space="preserve"> (</w:t>
            </w:r>
            <w:r w:rsidRPr="00EE671F">
              <w:rPr>
                <w:rFonts w:ascii="Times New Roman" w:hAnsi="Times New Roman"/>
                <w:sz w:val="26"/>
              </w:rPr>
              <w:t>than, xăng dầu), Công ty TNHH vàng bạc và TMDV Tiến Lực</w:t>
            </w:r>
            <w:r>
              <w:rPr>
                <w:rFonts w:ascii="Times New Roman" w:hAnsi="Times New Roman"/>
                <w:sz w:val="26"/>
              </w:rPr>
              <w:t xml:space="preserve"> </w:t>
            </w:r>
            <w:r w:rsidRPr="00EE671F">
              <w:rPr>
                <w:rFonts w:ascii="Times New Roman" w:hAnsi="Times New Roman"/>
                <w:sz w:val="26"/>
              </w:rPr>
              <w:t>(than, sắt thép, xi măng), Công ty TNHH TM Vân Thịnh</w:t>
            </w:r>
            <w:r>
              <w:rPr>
                <w:rFonts w:ascii="Times New Roman" w:hAnsi="Times New Roman"/>
                <w:sz w:val="26"/>
              </w:rPr>
              <w:t xml:space="preserve"> (đấ</w:t>
            </w:r>
            <w:r w:rsidRPr="00EE671F">
              <w:rPr>
                <w:rFonts w:ascii="Times New Roman" w:hAnsi="Times New Roman"/>
                <w:sz w:val="26"/>
              </w:rPr>
              <w:t>t giàu sắt; đất cai silic), công ty CP ĐT xây dựng cà TM Thiên Nhật (than, thạch cao, đất cao silic)…</w:t>
            </w:r>
          </w:p>
          <w:p w:rsidR="006E186E" w:rsidRPr="00EE671F" w:rsidRDefault="006E186E" w:rsidP="00E601AA">
            <w:pPr>
              <w:tabs>
                <w:tab w:val="left" w:pos="360"/>
              </w:tabs>
              <w:spacing w:line="312" w:lineRule="auto"/>
              <w:jc w:val="both"/>
              <w:rPr>
                <w:rFonts w:ascii="Times New Roman" w:hAnsi="Times New Roman"/>
                <w:sz w:val="26"/>
                <w:szCs w:val="28"/>
              </w:rPr>
            </w:pPr>
            <w:r>
              <w:rPr>
                <w:rFonts w:ascii="Times New Roman" w:hAnsi="Times New Roman"/>
                <w:b/>
                <w:sz w:val="26"/>
              </w:rPr>
              <w:t>4.3</w:t>
            </w:r>
            <w:r w:rsidRPr="00EE671F">
              <w:rPr>
                <w:rFonts w:ascii="Times New Roman" w:hAnsi="Times New Roman"/>
                <w:b/>
                <w:sz w:val="26"/>
              </w:rPr>
              <w:t xml:space="preserve"> Năng lực về cơ sở vật chất thiết bị của công ty:</w:t>
            </w:r>
            <w:r w:rsidRPr="00EE671F">
              <w:rPr>
                <w:rFonts w:ascii="Times New Roman" w:hAnsi="Times New Roman"/>
                <w:sz w:val="26"/>
              </w:rPr>
              <w:t xml:space="preserve"> </w:t>
            </w:r>
            <w:r w:rsidRPr="00EE671F">
              <w:rPr>
                <w:rFonts w:ascii="Times New Roman" w:eastAsia="Times New Roman" w:hAnsi="Times New Roman"/>
                <w:sz w:val="26"/>
                <w:szCs w:val="26"/>
              </w:rPr>
              <w:t>Với quy mô hoạt động sản xuất kinh doanh công ty hiện có số lượng tài sản cố định là: 10 ô tô vận tải, 01 xe nâng động cơ, 4 máy lu, 03 máy xúc, 02 máy ủi, 02 máy rải nhựa đường, 02 máy phát điện, 01 máy hàn…. Trong năm 2017, công ty đã có kế hoạch thuê và mua thêm phương tiện vận tải để phục vụ vận chuyển vật liệu được kịp thời.</w:t>
            </w:r>
          </w:p>
          <w:p w:rsidR="006E186E" w:rsidRPr="00EE671F" w:rsidRDefault="006E186E" w:rsidP="00E601AA">
            <w:pPr>
              <w:widowControl w:val="0"/>
              <w:spacing w:before="40" w:after="40" w:line="312" w:lineRule="auto"/>
              <w:jc w:val="both"/>
              <w:rPr>
                <w:rFonts w:ascii="Times New Roman" w:eastAsia="Times New Roman" w:hAnsi="Times New Roman"/>
                <w:sz w:val="26"/>
                <w:szCs w:val="26"/>
              </w:rPr>
            </w:pPr>
            <w:r>
              <w:rPr>
                <w:rFonts w:ascii="Times New Roman" w:eastAsia="Times New Roman" w:hAnsi="Times New Roman"/>
                <w:b/>
                <w:sz w:val="26"/>
                <w:szCs w:val="26"/>
              </w:rPr>
              <w:t>4.4</w:t>
            </w:r>
            <w:r w:rsidRPr="00EE671F">
              <w:rPr>
                <w:rFonts w:ascii="Times New Roman" w:eastAsia="Times New Roman" w:hAnsi="Times New Roman"/>
                <w:b/>
                <w:sz w:val="26"/>
                <w:szCs w:val="26"/>
              </w:rPr>
              <w:t xml:space="preserve"> Nguồn lao động:</w:t>
            </w:r>
            <w:r w:rsidRPr="00EE671F">
              <w:rPr>
                <w:rFonts w:ascii="Times New Roman" w:eastAsia="Times New Roman" w:hAnsi="Times New Roman"/>
                <w:sz w:val="26"/>
                <w:szCs w:val="26"/>
              </w:rPr>
              <w:t xml:space="preserve"> Công ty có đội ngũ cán bộ quản lý, các đội thi công, đội ngũ kỹ thuật viên, công nhân kỹ thuật có kinh nghiệm, tay nghề trong lĩnh vực xây lắp các công trình giao thông, thủy lợi.. Ngoài ra các công trình thi công ở xa công ty thuê thêm nhân công thời vụ tại địa phương.</w:t>
            </w:r>
          </w:p>
          <w:p w:rsidR="006E186E" w:rsidRPr="00EE671F" w:rsidRDefault="006E186E" w:rsidP="00E601AA">
            <w:pPr>
              <w:spacing w:after="0" w:line="312" w:lineRule="auto"/>
              <w:rPr>
                <w:rFonts w:ascii="Times New Roman" w:eastAsia="Times New Roman" w:hAnsi="Times New Roman"/>
                <w:sz w:val="26"/>
                <w:szCs w:val="26"/>
              </w:rPr>
            </w:pPr>
          </w:p>
        </w:tc>
      </w:tr>
    </w:tbl>
    <w:p w:rsidR="004841D7" w:rsidRPr="00EE671F" w:rsidRDefault="004841D7" w:rsidP="00E601AA">
      <w:pPr>
        <w:spacing w:after="0" w:line="312" w:lineRule="auto"/>
        <w:jc w:val="both"/>
        <w:rPr>
          <w:rFonts w:ascii="Times New Roman" w:eastAsia="Times New Roman" w:hAnsi="Times New Roman"/>
          <w:bCs/>
          <w:sz w:val="26"/>
          <w:szCs w:val="26"/>
          <w:lang w:val="pt-BR"/>
        </w:rPr>
      </w:pPr>
      <w:r w:rsidRPr="00EE671F">
        <w:rPr>
          <w:rFonts w:ascii="Times New Roman" w:eastAsia="Times New Roman" w:hAnsi="Times New Roman"/>
          <w:b/>
          <w:bCs/>
          <w:sz w:val="26"/>
          <w:szCs w:val="26"/>
          <w:u w:val="single"/>
          <w:lang w:val="pt-BR"/>
        </w:rPr>
        <w:t>Kêt luận</w:t>
      </w:r>
      <w:r w:rsidRPr="00EE671F">
        <w:rPr>
          <w:rFonts w:ascii="Times New Roman" w:eastAsia="Times New Roman" w:hAnsi="Times New Roman"/>
          <w:bCs/>
          <w:sz w:val="26"/>
          <w:szCs w:val="26"/>
          <w:lang w:val="pt-BR"/>
        </w:rPr>
        <w:t>:Kế hoạch sản xuất kinh doanh của đơn vị sát với tình hình kinh doanh thực tế, tính khả thi cao. Nhu cầu về nguồn vốn được xây dựng dựa trên các ước tính khả năng thực hiện các hợp đồng đã ký, xây dựng có cơ sở. Vốn đối ứng của doanh nghiệp đảm bảo tỷ lệ của Agribank. Khả năng trả nợ ngân hàng đúng như kế hoạch là tương đối cao</w:t>
      </w:r>
      <w:r w:rsidR="006E186E">
        <w:rPr>
          <w:rFonts w:ascii="Times New Roman" w:eastAsia="Times New Roman" w:hAnsi="Times New Roman"/>
          <w:bCs/>
          <w:sz w:val="26"/>
          <w:szCs w:val="26"/>
          <w:lang w:val="pt-BR"/>
        </w:rPr>
        <w:t>. Khách hàng đủ điều kiện vay vốn</w:t>
      </w:r>
    </w:p>
    <w:p w:rsidR="004841D7" w:rsidRPr="00EE671F" w:rsidRDefault="004841D7" w:rsidP="00E601AA">
      <w:pPr>
        <w:tabs>
          <w:tab w:val="left" w:pos="360"/>
        </w:tabs>
        <w:spacing w:line="312" w:lineRule="auto"/>
        <w:jc w:val="both"/>
        <w:rPr>
          <w:rFonts w:ascii="Times New Roman" w:eastAsia="Times New Roman" w:hAnsi="Times New Roman"/>
          <w:b/>
          <w:sz w:val="26"/>
          <w:szCs w:val="26"/>
          <w:lang w:val="pt-BR"/>
        </w:rPr>
      </w:pPr>
      <w:r w:rsidRPr="00EE671F" w:rsidDel="00F3455E">
        <w:rPr>
          <w:rFonts w:ascii="Times New Roman" w:hAnsi="Times New Roman"/>
          <w:b/>
          <w:sz w:val="26"/>
          <w:lang w:val="pt-BR"/>
        </w:rPr>
        <w:t xml:space="preserve"> </w:t>
      </w:r>
      <w:r w:rsidRPr="00EE671F">
        <w:rPr>
          <w:rFonts w:ascii="Times New Roman" w:eastAsia="Times New Roman" w:hAnsi="Times New Roman"/>
          <w:b/>
          <w:sz w:val="26"/>
          <w:szCs w:val="26"/>
          <w:u w:val="single"/>
          <w:lang w:val="pt-BR"/>
        </w:rPr>
        <w:t>V BẢO ĐẢM TIỀN VAY</w:t>
      </w:r>
      <w:r w:rsidRPr="00EE671F">
        <w:rPr>
          <w:rFonts w:ascii="Times New Roman" w:eastAsia="Times New Roman" w:hAnsi="Times New Roman"/>
          <w:b/>
          <w:sz w:val="26"/>
          <w:szCs w:val="26"/>
          <w:lang w:val="pt-BR"/>
        </w:rPr>
        <w:t>:</w:t>
      </w:r>
    </w:p>
    <w:p w:rsidR="004841D7" w:rsidRPr="00EE671F" w:rsidRDefault="004841D7" w:rsidP="00E601AA">
      <w:pPr>
        <w:numPr>
          <w:ilvl w:val="0"/>
          <w:numId w:val="40"/>
        </w:numPr>
        <w:spacing w:after="0" w:line="312" w:lineRule="auto"/>
        <w:jc w:val="both"/>
        <w:rPr>
          <w:rFonts w:ascii="Times New Roman" w:eastAsia="Times New Roman" w:hAnsi="Times New Roman"/>
          <w:b/>
          <w:sz w:val="26"/>
          <w:szCs w:val="26"/>
          <w:lang w:val="pt-BR"/>
        </w:rPr>
      </w:pPr>
      <w:r w:rsidRPr="00EE671F">
        <w:rPr>
          <w:rFonts w:ascii="Times New Roman" w:eastAsia="Times New Roman" w:hAnsi="Times New Roman"/>
          <w:b/>
          <w:sz w:val="26"/>
          <w:szCs w:val="26"/>
          <w:lang w:val="pt-BR"/>
        </w:rPr>
        <w:t xml:space="preserve">Áp dụng biện pháp đảm bảo tiền vay:  </w:t>
      </w:r>
      <w:r w:rsidRPr="00EE671F">
        <w:rPr>
          <w:rFonts w:ascii="Times New Roman" w:eastAsia="Times New Roman" w:hAnsi="Times New Roman"/>
          <w:sz w:val="26"/>
          <w:szCs w:val="26"/>
          <w:lang w:val="pt-BR"/>
        </w:rPr>
        <w:t>Có tài sản đảm bảo</w:t>
      </w:r>
    </w:p>
    <w:p w:rsidR="004841D7" w:rsidRPr="00EE671F" w:rsidRDefault="004841D7" w:rsidP="00E601AA">
      <w:pPr>
        <w:numPr>
          <w:ilvl w:val="0"/>
          <w:numId w:val="40"/>
        </w:numPr>
        <w:spacing w:after="0" w:line="312" w:lineRule="auto"/>
        <w:jc w:val="both"/>
        <w:rPr>
          <w:rFonts w:ascii="Times New Roman" w:eastAsia="Times New Roman" w:hAnsi="Times New Roman"/>
          <w:b/>
          <w:sz w:val="26"/>
          <w:szCs w:val="26"/>
          <w:lang w:val="pt-BR"/>
        </w:rPr>
      </w:pPr>
      <w:r w:rsidRPr="00EE671F">
        <w:rPr>
          <w:rFonts w:ascii="Times New Roman" w:eastAsia="Times New Roman" w:hAnsi="Times New Roman"/>
          <w:b/>
          <w:sz w:val="26"/>
          <w:szCs w:val="26"/>
          <w:lang w:val="pt-BR"/>
        </w:rPr>
        <w:t xml:space="preserve">Hình thức đảm bảo: </w:t>
      </w:r>
      <w:r w:rsidRPr="00EE671F">
        <w:rPr>
          <w:rFonts w:ascii="Times New Roman" w:eastAsia="Times New Roman" w:hAnsi="Times New Roman"/>
          <w:sz w:val="26"/>
          <w:szCs w:val="26"/>
          <w:lang w:val="pt-BR"/>
        </w:rPr>
        <w:t>thế chấp tài sản</w:t>
      </w:r>
    </w:p>
    <w:p w:rsidR="004841D7" w:rsidRPr="00EE671F" w:rsidRDefault="004841D7" w:rsidP="00E601AA">
      <w:pPr>
        <w:numPr>
          <w:ilvl w:val="0"/>
          <w:numId w:val="40"/>
        </w:numPr>
        <w:spacing w:after="0" w:line="312" w:lineRule="auto"/>
        <w:jc w:val="both"/>
        <w:rPr>
          <w:rFonts w:ascii="Times New Roman" w:eastAsia="Times New Roman" w:hAnsi="Times New Roman"/>
          <w:sz w:val="26"/>
          <w:szCs w:val="26"/>
        </w:rPr>
      </w:pPr>
      <w:r w:rsidRPr="00EE671F">
        <w:rPr>
          <w:rFonts w:ascii="Times New Roman" w:eastAsia="Times New Roman" w:hAnsi="Times New Roman"/>
          <w:b/>
          <w:sz w:val="26"/>
          <w:szCs w:val="26"/>
          <w:lang w:val="pt-BR"/>
        </w:rPr>
        <w:t xml:space="preserve">Tỷ lệ đảm bảo: </w:t>
      </w:r>
      <w:r w:rsidRPr="00EE671F">
        <w:rPr>
          <w:rFonts w:ascii="Times New Roman" w:eastAsia="Times New Roman" w:hAnsi="Times New Roman"/>
          <w:sz w:val="26"/>
          <w:szCs w:val="26"/>
          <w:lang w:val="pt-BR"/>
        </w:rPr>
        <w:t xml:space="preserve">Tối thiểu 50% tổng mức cấp tín dụng được đảm bảo bằng tài sản. Khách hàng đủ điều kiện để cấp tín dụng không đảm bảo  theo điều 9.2 quyết định 438/QĐ – HĐTV- TD  ngày 08/05/2017. </w:t>
      </w:r>
      <w:r w:rsidRPr="00EE671F">
        <w:rPr>
          <w:rFonts w:ascii="Times New Roman" w:eastAsia="Times New Roman" w:hAnsi="Times New Roman"/>
          <w:sz w:val="26"/>
          <w:szCs w:val="26"/>
        </w:rPr>
        <w:t>Cụ thể</w:t>
      </w:r>
    </w:p>
    <w:p w:rsidR="004841D7" w:rsidRPr="00EE671F" w:rsidRDefault="004841D7" w:rsidP="00E601AA">
      <w:pPr>
        <w:spacing w:after="0" w:line="312" w:lineRule="auto"/>
        <w:ind w:left="720"/>
        <w:jc w:val="both"/>
        <w:rPr>
          <w:rFonts w:ascii="Times New Roman" w:eastAsia="Times New Roman" w:hAnsi="Times New Roman"/>
          <w:sz w:val="26"/>
          <w:szCs w:val="26"/>
        </w:rPr>
      </w:pPr>
      <w:r w:rsidRPr="00EE671F">
        <w:rPr>
          <w:rFonts w:ascii="Times New Roman" w:eastAsia="Times New Roman" w:hAnsi="Times New Roman"/>
          <w:sz w:val="26"/>
          <w:szCs w:val="26"/>
        </w:rPr>
        <w:t>+ Khách hàng được xếp loại A theo hệ thống XHTD nội bộ của Agribank.</w:t>
      </w:r>
    </w:p>
    <w:p w:rsidR="004841D7" w:rsidRPr="00EE671F" w:rsidRDefault="004841D7" w:rsidP="00E601AA">
      <w:pPr>
        <w:spacing w:after="0" w:line="312" w:lineRule="auto"/>
        <w:ind w:left="720"/>
        <w:jc w:val="both"/>
        <w:rPr>
          <w:rFonts w:ascii="Times New Roman" w:eastAsia="Times New Roman" w:hAnsi="Times New Roman"/>
          <w:sz w:val="26"/>
          <w:szCs w:val="26"/>
        </w:rPr>
      </w:pPr>
      <w:r w:rsidRPr="00EE671F">
        <w:rPr>
          <w:rFonts w:ascii="Times New Roman" w:eastAsia="Times New Roman" w:hAnsi="Times New Roman"/>
          <w:sz w:val="26"/>
          <w:szCs w:val="26"/>
        </w:rPr>
        <w:t>+ Khách hàng không có nợ xấu, nợ cần chú ý trong vòng 2 năm gần đây.</w:t>
      </w:r>
    </w:p>
    <w:p w:rsidR="004841D7" w:rsidRPr="00EE671F" w:rsidRDefault="004841D7" w:rsidP="00E601AA">
      <w:pPr>
        <w:numPr>
          <w:ilvl w:val="0"/>
          <w:numId w:val="40"/>
        </w:numPr>
        <w:spacing w:after="0" w:line="312" w:lineRule="auto"/>
        <w:jc w:val="both"/>
        <w:rPr>
          <w:rFonts w:ascii="Times New Roman" w:eastAsia="Times New Roman" w:hAnsi="Times New Roman"/>
          <w:b/>
          <w:sz w:val="26"/>
          <w:szCs w:val="26"/>
        </w:rPr>
      </w:pPr>
      <w:r w:rsidRPr="00EE671F">
        <w:rPr>
          <w:rFonts w:ascii="Times New Roman" w:eastAsia="Times New Roman" w:hAnsi="Times New Roman"/>
          <w:b/>
          <w:sz w:val="26"/>
          <w:szCs w:val="26"/>
        </w:rPr>
        <w:t>Chi tiết về các tài sản như sau:</w:t>
      </w:r>
    </w:p>
    <w:tbl>
      <w:tblPr>
        <w:tblpPr w:leftFromText="180" w:rightFromText="180" w:horzAnchor="margin" w:tblpY="1080"/>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2694"/>
        <w:gridCol w:w="3685"/>
        <w:gridCol w:w="2268"/>
      </w:tblGrid>
      <w:tr w:rsidR="004841D7" w:rsidRPr="00EE671F" w:rsidTr="00D014E6">
        <w:trPr>
          <w:trHeight w:val="58"/>
        </w:trPr>
        <w:tc>
          <w:tcPr>
            <w:tcW w:w="675" w:type="dxa"/>
          </w:tcPr>
          <w:p w:rsidR="004841D7" w:rsidRPr="00EE671F" w:rsidRDefault="004841D7" w:rsidP="004841D7">
            <w:pPr>
              <w:spacing w:after="0" w:line="300" w:lineRule="auto"/>
              <w:jc w:val="center"/>
              <w:rPr>
                <w:rFonts w:ascii="Times New Roman" w:hAnsi="Times New Roman"/>
                <w:b/>
                <w:sz w:val="24"/>
                <w:szCs w:val="24"/>
              </w:rPr>
            </w:pPr>
          </w:p>
        </w:tc>
        <w:tc>
          <w:tcPr>
            <w:tcW w:w="2694" w:type="dxa"/>
            <w:shd w:val="clear" w:color="auto" w:fill="auto"/>
          </w:tcPr>
          <w:p w:rsidR="004841D7" w:rsidRPr="00EE671F" w:rsidRDefault="004841D7" w:rsidP="004841D7">
            <w:pPr>
              <w:spacing w:after="0" w:line="300" w:lineRule="auto"/>
              <w:jc w:val="center"/>
              <w:rPr>
                <w:rFonts w:ascii="Times New Roman" w:hAnsi="Times New Roman"/>
                <w:b/>
                <w:sz w:val="24"/>
                <w:szCs w:val="24"/>
              </w:rPr>
            </w:pPr>
            <w:r w:rsidRPr="00EE671F">
              <w:rPr>
                <w:rFonts w:ascii="Times New Roman" w:hAnsi="Times New Roman"/>
                <w:b/>
                <w:sz w:val="24"/>
                <w:szCs w:val="24"/>
              </w:rPr>
              <w:t>HĐTC</w:t>
            </w:r>
          </w:p>
        </w:tc>
        <w:tc>
          <w:tcPr>
            <w:tcW w:w="3685" w:type="dxa"/>
            <w:shd w:val="clear" w:color="auto" w:fill="auto"/>
          </w:tcPr>
          <w:p w:rsidR="004841D7" w:rsidRPr="00EE671F" w:rsidRDefault="004841D7" w:rsidP="004841D7">
            <w:pPr>
              <w:spacing w:after="0" w:line="300" w:lineRule="auto"/>
              <w:jc w:val="center"/>
              <w:rPr>
                <w:rFonts w:ascii="Times New Roman" w:hAnsi="Times New Roman"/>
                <w:b/>
                <w:sz w:val="24"/>
                <w:szCs w:val="24"/>
              </w:rPr>
            </w:pPr>
            <w:r w:rsidRPr="00EE671F">
              <w:rPr>
                <w:rFonts w:ascii="Times New Roman" w:hAnsi="Times New Roman"/>
                <w:b/>
                <w:sz w:val="24"/>
                <w:szCs w:val="24"/>
              </w:rPr>
              <w:t>Thông tin TS</w:t>
            </w:r>
          </w:p>
        </w:tc>
        <w:tc>
          <w:tcPr>
            <w:tcW w:w="2268" w:type="dxa"/>
            <w:shd w:val="clear" w:color="auto" w:fill="auto"/>
          </w:tcPr>
          <w:p w:rsidR="004841D7" w:rsidRPr="00EE671F" w:rsidRDefault="004841D7" w:rsidP="004841D7">
            <w:pPr>
              <w:spacing w:after="0" w:line="300" w:lineRule="auto"/>
              <w:jc w:val="center"/>
              <w:rPr>
                <w:rFonts w:ascii="Times New Roman" w:hAnsi="Times New Roman"/>
                <w:b/>
                <w:sz w:val="24"/>
                <w:szCs w:val="24"/>
              </w:rPr>
            </w:pPr>
            <w:r w:rsidRPr="00EE671F">
              <w:rPr>
                <w:rFonts w:ascii="Times New Roman" w:hAnsi="Times New Roman"/>
                <w:b/>
                <w:sz w:val="24"/>
                <w:szCs w:val="24"/>
              </w:rPr>
              <w:t>BBĐG</w:t>
            </w: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của người khác số 375 ngày 15 tháng 05 năm 2014 tại PCC số 8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19/05/2014</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Tài sản của bà Phùng Thị Hương Mai tại Thôn Muỗi, xã Yên Bài, huyện Ba Vì, tình Hà Tây cũ ( nay là Hà Nội), diện tích 420 m2 trong đó có 400m2 đất ở, 20m2 đất trồng cây lâu năm. </w:t>
            </w:r>
          </w:p>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eastAsia="Times New Roman" w:hAnsi="Times New Roman"/>
                <w:sz w:val="24"/>
                <w:szCs w:val="24"/>
              </w:rPr>
              <w:t xml:space="preserve">Giấy chứng nhận quyền sử dụng đất số AI743734, số vào Sổ Cấp giấy chứng nhận số 00089A/ QSDD- YB- CN </w:t>
            </w:r>
            <w:r w:rsidRPr="00EE671F">
              <w:rPr>
                <w:rFonts w:ascii="Times New Roman" w:hAnsi="Times New Roman"/>
                <w:sz w:val="24"/>
                <w:szCs w:val="24"/>
              </w:rPr>
              <w:t xml:space="preserve"> do UBND Huyện Ba Vì cấp ngày 18/04/2008.</w:t>
            </w:r>
          </w:p>
          <w:p w:rsidR="004841D7" w:rsidRPr="00EE671F" w:rsidRDefault="004841D7" w:rsidP="004841D7">
            <w:pPr>
              <w:spacing w:after="0" w:line="300" w:lineRule="auto"/>
              <w:rPr>
                <w:rFonts w:ascii="Times New Roman" w:hAnsi="Times New Roman"/>
                <w:sz w:val="24"/>
                <w:szCs w:val="24"/>
              </w:rPr>
            </w:pP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rPr>
            </w:pPr>
          </w:p>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 xml:space="preserve">Tài sản được định giá 801.560.000 đồng, đảm bảo cho giá trị khoản vay 601.170.000 đồng. </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2</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của người khác số 373 ngày 15 tháng 05 năm 2014 tại PCC số 8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19/05/2014</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ind w:firstLine="547"/>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Tài sản của bà Phùng Thị Hương Mai tại Thôn Muỗi, xã Yên Bài, huyện Ba Vì, tình Hà Tây cũ ( nay là Hà Nội), diện tích 300 m2 trong đó có 100m2 đất ở, 200m2 đất vườn. </w:t>
            </w:r>
          </w:p>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eastAsia="Times New Roman" w:hAnsi="Times New Roman"/>
                <w:sz w:val="24"/>
                <w:szCs w:val="24"/>
              </w:rPr>
              <w:t xml:space="preserve">Giấy chứng nhận quyền sử dụng đất số T 563423, số vào Sổ Cấp giấy chứng nhận số 00468A/ QSDD- YB- CN </w:t>
            </w:r>
            <w:r w:rsidRPr="00EE671F">
              <w:rPr>
                <w:rFonts w:ascii="Times New Roman" w:hAnsi="Times New Roman"/>
                <w:sz w:val="24"/>
                <w:szCs w:val="24"/>
              </w:rPr>
              <w:t xml:space="preserve"> do UBND Huyện Ba Vì cấp ngày 20/02/2004. </w:t>
            </w:r>
          </w:p>
        </w:tc>
        <w:tc>
          <w:tcPr>
            <w:tcW w:w="2268"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 xml:space="preserve">Tài sản được định giá 215.600.000 đồng, đảm bảo cho giá trị khoản vay 161.700.000 đồng. </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3</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của người khác số 372 ngày 15 tháng 05 năm 2014 tại PCC số 8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19/05/2014</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Tài sản của bà Phùng Thị Hương Mai tại Thôn Muỗi, xã Yên Bài, huyện Ba Vì, tình Hà Tây cũ ( nay là Hà Nội), diện tích 1706 m2 trong đó có 200m2 đất ở, 1506 m2 đất vườn. </w:t>
            </w:r>
          </w:p>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eastAsia="Times New Roman" w:hAnsi="Times New Roman"/>
                <w:sz w:val="24"/>
                <w:szCs w:val="24"/>
              </w:rPr>
              <w:t xml:space="preserve">Giấy chứng nhận quyền sử dụng đất số T563416 , số vào Sổ Cấp giấy chứng nhận số 00225A/ QSDD- YB- CN </w:t>
            </w:r>
            <w:r w:rsidRPr="00EE671F">
              <w:rPr>
                <w:rFonts w:ascii="Times New Roman" w:hAnsi="Times New Roman"/>
                <w:sz w:val="24"/>
                <w:szCs w:val="24"/>
              </w:rPr>
              <w:t xml:space="preserve"> do UBND Huyện Ba Vì cấp ngày 20/02/2004. </w:t>
            </w:r>
          </w:p>
        </w:tc>
        <w:tc>
          <w:tcPr>
            <w:tcW w:w="2268"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xml:space="preserve">Tài sản được định giá 517.468.000 đồng, đảm bảo cho giá trị khoản vay 388.101.000 đồng. </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4</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của người khác số 376 ngày 15 tháng 05 năm 2014 tại PCC số 8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19/05/2014</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Tài sản của bà Phùng Thị Hương Mai tại Đội 1- Thôn Aí Mỗ-Xã Trung Hưng- TX </w:t>
            </w:r>
            <w:r w:rsidR="00502901">
              <w:rPr>
                <w:rFonts w:ascii="Times New Roman" w:eastAsia="Times New Roman" w:hAnsi="Times New Roman"/>
                <w:sz w:val="24"/>
                <w:szCs w:val="24"/>
              </w:rPr>
              <w:t>..............</w:t>
            </w:r>
            <w:r w:rsidRPr="00EE671F">
              <w:rPr>
                <w:rFonts w:ascii="Times New Roman" w:eastAsia="Times New Roman" w:hAnsi="Times New Roman"/>
                <w:sz w:val="24"/>
                <w:szCs w:val="24"/>
              </w:rPr>
              <w:t xml:space="preserve">- Tình Hà Tây cũ.( nay là Hà Nội), diện tích 387 m2 trong đó có 250 m2 đất ở, 137 m2 đất vườn. </w:t>
            </w:r>
          </w:p>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eastAsia="Times New Roman" w:hAnsi="Times New Roman"/>
                <w:sz w:val="24"/>
                <w:szCs w:val="24"/>
              </w:rPr>
              <w:t xml:space="preserve">Giấy chứng nhận quyền sử dụng đất số AI 864484, số vào Sổ Cấp giấy chứng nhận số 01199 </w:t>
            </w:r>
            <w:r w:rsidRPr="00EE671F">
              <w:rPr>
                <w:rFonts w:ascii="Times New Roman" w:hAnsi="Times New Roman"/>
                <w:sz w:val="24"/>
                <w:szCs w:val="24"/>
              </w:rPr>
              <w:t xml:space="preserve">do UBND TX </w:t>
            </w:r>
            <w:r w:rsidR="00502901">
              <w:rPr>
                <w:rFonts w:ascii="Times New Roman" w:hAnsi="Times New Roman"/>
                <w:sz w:val="24"/>
                <w:szCs w:val="24"/>
              </w:rPr>
              <w:t>..............</w:t>
            </w:r>
            <w:r w:rsidRPr="00EE671F">
              <w:rPr>
                <w:rFonts w:ascii="Times New Roman" w:hAnsi="Times New Roman"/>
                <w:sz w:val="24"/>
                <w:szCs w:val="24"/>
              </w:rPr>
              <w:t xml:space="preserve"> cấp ngày 08/05/2007. </w:t>
            </w:r>
          </w:p>
        </w:tc>
        <w:tc>
          <w:tcPr>
            <w:tcW w:w="2268"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Tài sản được định giá 2.513.426.000 đồng, đảm bảo cho giá trị khoản vay 1.885.069.500 đồng.</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 </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5</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của người khác số 374 ngày 15 tháng 05 năm 2014 tại PCC số 8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19/05/2014</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eastAsia="Times New Roman" w:hAnsi="Times New Roman"/>
                <w:sz w:val="24"/>
                <w:szCs w:val="24"/>
              </w:rPr>
              <w:t xml:space="preserve">Tài sản của ông Phùng Văn Doanh ( chú ruột bà Phùng Thị Hương Mai) tại Đội 1- Thôn Aí Mỗ-Xã Trung Hưng- TX </w:t>
            </w:r>
            <w:r w:rsidR="00502901">
              <w:rPr>
                <w:rFonts w:ascii="Times New Roman" w:eastAsia="Times New Roman" w:hAnsi="Times New Roman"/>
                <w:sz w:val="24"/>
                <w:szCs w:val="24"/>
              </w:rPr>
              <w:t>..............</w:t>
            </w:r>
            <w:r w:rsidRPr="00EE671F">
              <w:rPr>
                <w:rFonts w:ascii="Times New Roman" w:eastAsia="Times New Roman" w:hAnsi="Times New Roman"/>
                <w:sz w:val="24"/>
                <w:szCs w:val="24"/>
              </w:rPr>
              <w:t xml:space="preserve">- Tình Hà Tây cũ.( nay là Hà Nội), diện tích 120 m2 trong đó có 50 m2 đất ở, 70 m2 đất vườn. Giấy chứng nhận quyền sử dụng đất số AI 864488, số vào Sổ Cấp giấy chứng nhận số 01198 </w:t>
            </w:r>
            <w:r w:rsidRPr="00EE671F">
              <w:rPr>
                <w:rFonts w:ascii="Times New Roman" w:hAnsi="Times New Roman"/>
                <w:sz w:val="24"/>
                <w:szCs w:val="24"/>
              </w:rPr>
              <w:t xml:space="preserve">do UBND TX </w:t>
            </w:r>
            <w:r w:rsidR="00502901">
              <w:rPr>
                <w:rFonts w:ascii="Times New Roman" w:hAnsi="Times New Roman"/>
                <w:sz w:val="24"/>
                <w:szCs w:val="24"/>
              </w:rPr>
              <w:t>..............</w:t>
            </w:r>
            <w:r w:rsidRPr="00EE671F">
              <w:rPr>
                <w:rFonts w:ascii="Times New Roman" w:hAnsi="Times New Roman"/>
                <w:sz w:val="24"/>
                <w:szCs w:val="24"/>
              </w:rPr>
              <w:t xml:space="preserve"> cấp ngày 08/05/2007. </w:t>
            </w:r>
          </w:p>
        </w:tc>
        <w:tc>
          <w:tcPr>
            <w:tcW w:w="2268"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Tài sản được định giá 506.860.000 đồng, đảm bảo cho giá trị khoản vay 380.145.000 đồng.:</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6</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1206/2015/HĐTC  ngày 31 tháng 07 năm 2015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03/08/2015</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line="300" w:lineRule="auto"/>
              <w:jc w:val="both"/>
              <w:rPr>
                <w:rFonts w:ascii="Times New Roman" w:hAnsi="Times New Roman"/>
                <w:sz w:val="24"/>
                <w:szCs w:val="24"/>
              </w:rPr>
            </w:pPr>
            <w:r w:rsidRPr="00EE671F">
              <w:rPr>
                <w:rFonts w:ascii="Times New Roman" w:hAnsi="Times New Roman"/>
                <w:sz w:val="24"/>
                <w:szCs w:val="24"/>
              </w:rPr>
              <w:t xml:space="preserve">Tài sản của ông Trần Hữu Thịnh và Bà Trần Thị Hồng Vân tại Thôn Thanh Vỵ, xã Thanh Mỹ, Thị xã </w:t>
            </w:r>
            <w:r w:rsidR="00502901">
              <w:rPr>
                <w:rFonts w:ascii="Times New Roman" w:hAnsi="Times New Roman"/>
                <w:sz w:val="24"/>
                <w:szCs w:val="24"/>
              </w:rPr>
              <w:t>..............</w:t>
            </w:r>
            <w:r w:rsidRPr="00EE671F">
              <w:rPr>
                <w:rFonts w:ascii="Times New Roman" w:hAnsi="Times New Roman"/>
                <w:sz w:val="24"/>
                <w:szCs w:val="24"/>
              </w:rPr>
              <w:t xml:space="preserve">, Thành phố Hà Nội, diện tích 1.330 m2 trong đó có 300 m2 đất ở, 1030 m2 đất vườn.  Giấy chứng nhận quyền sử dụng đất số BĐ 724564, số vào sổ cấp GCN số CH 00241  do UBND TX </w:t>
            </w:r>
            <w:r w:rsidR="00502901">
              <w:rPr>
                <w:rFonts w:ascii="Times New Roman" w:hAnsi="Times New Roman"/>
                <w:sz w:val="24"/>
                <w:szCs w:val="24"/>
              </w:rPr>
              <w:t>..............</w:t>
            </w:r>
            <w:r w:rsidRPr="00EE671F">
              <w:rPr>
                <w:rFonts w:ascii="Times New Roman" w:hAnsi="Times New Roman"/>
                <w:sz w:val="24"/>
                <w:szCs w:val="24"/>
              </w:rPr>
              <w:t xml:space="preserve"> cấp ngày 29/10/2012. </w:t>
            </w:r>
          </w:p>
        </w:tc>
        <w:tc>
          <w:tcPr>
            <w:tcW w:w="2268" w:type="dxa"/>
            <w:shd w:val="clear" w:color="auto" w:fill="auto"/>
          </w:tcPr>
          <w:p w:rsidR="004841D7" w:rsidRPr="00EE671F" w:rsidRDefault="004841D7" w:rsidP="004841D7">
            <w:pPr>
              <w:spacing w:line="300" w:lineRule="auto"/>
              <w:jc w:val="both"/>
              <w:rPr>
                <w:rFonts w:ascii="Times New Roman" w:hAnsi="Times New Roman"/>
                <w:sz w:val="24"/>
                <w:szCs w:val="24"/>
              </w:rPr>
            </w:pPr>
            <w:r w:rsidRPr="00EE671F">
              <w:rPr>
                <w:rFonts w:ascii="Times New Roman" w:hAnsi="Times New Roman"/>
                <w:sz w:val="24"/>
                <w:szCs w:val="24"/>
              </w:rPr>
              <w:t>Tài sản được định giá 858.150.000  đồng, đảm bảo cho giá trị khoản vay 643.612.500 đồng.</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7</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1295/2015/HĐTC  ngày 15 tháng 07 năm 2015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12/08/2015</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line="300" w:lineRule="auto"/>
              <w:ind w:firstLine="720"/>
              <w:jc w:val="both"/>
              <w:rPr>
                <w:rFonts w:ascii="Times New Roman" w:hAnsi="Times New Roman"/>
                <w:sz w:val="24"/>
                <w:szCs w:val="24"/>
              </w:rPr>
            </w:pPr>
            <w:r w:rsidRPr="00EE671F">
              <w:rPr>
                <w:rFonts w:ascii="Times New Roman" w:hAnsi="Times New Roman"/>
                <w:sz w:val="24"/>
                <w:szCs w:val="24"/>
              </w:rPr>
              <w:t xml:space="preserve">Tài sản của ông Phùng Văn Hệ và Bà Nguyễn Thị Mạch tại Thôn Thanh Tiến, xã Thanh Mỹ, Thị xã </w:t>
            </w:r>
            <w:r w:rsidR="00502901">
              <w:rPr>
                <w:rFonts w:ascii="Times New Roman" w:hAnsi="Times New Roman"/>
                <w:sz w:val="24"/>
                <w:szCs w:val="24"/>
              </w:rPr>
              <w:t>..............</w:t>
            </w:r>
            <w:r w:rsidRPr="00EE671F">
              <w:rPr>
                <w:rFonts w:ascii="Times New Roman" w:hAnsi="Times New Roman"/>
                <w:sz w:val="24"/>
                <w:szCs w:val="24"/>
              </w:rPr>
              <w:t xml:space="preserve">, Thành phố Hà Nội, diện tích 306 m2 trong đó có 300 m2 đất ở, 6 m2 đất vườn. Giấy chứng nhận quyền sử dụng đất số BO 941368, số vào sổ cấp GCN số CH 00220  do UBND TX </w:t>
            </w:r>
            <w:r w:rsidR="00502901">
              <w:rPr>
                <w:rFonts w:ascii="Times New Roman" w:hAnsi="Times New Roman"/>
                <w:sz w:val="24"/>
                <w:szCs w:val="24"/>
              </w:rPr>
              <w:t>..............</w:t>
            </w:r>
            <w:r w:rsidRPr="00EE671F">
              <w:rPr>
                <w:rFonts w:ascii="Times New Roman" w:hAnsi="Times New Roman"/>
                <w:sz w:val="24"/>
                <w:szCs w:val="24"/>
              </w:rPr>
              <w:t xml:space="preserve"> cấp ngày 02/10/2013. </w:t>
            </w: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8</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727 HĐ/CC  ngày 06 tháng 10 năm 2015 tại PCC số 8-TP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07/10/2015</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xml:space="preserve">Tài sản của ông Phùng Văn Hệ và Bà Nguyễn Thị Mạch tại Khu 53 Trường Sỹ Quan Pháo Binh, xã Thanh Mỹ, Thị xã </w:t>
            </w:r>
            <w:r w:rsidR="00502901">
              <w:rPr>
                <w:rFonts w:ascii="Times New Roman" w:hAnsi="Times New Roman"/>
                <w:sz w:val="24"/>
                <w:szCs w:val="24"/>
              </w:rPr>
              <w:t>..............</w:t>
            </w:r>
            <w:r w:rsidRPr="00EE671F">
              <w:rPr>
                <w:rFonts w:ascii="Times New Roman" w:hAnsi="Times New Roman"/>
                <w:sz w:val="24"/>
                <w:szCs w:val="24"/>
              </w:rPr>
              <w:t xml:space="preserve">, Thành phố Hà Nội, diện tích 698.5 m2 đất ở . Giấy chứng nhận quyền sử dụng đất số S 028059, số vào sổ cấp GCN số 00814 QSDĐ/ TM  do UBND TX </w:t>
            </w:r>
            <w:r w:rsidR="00502901">
              <w:rPr>
                <w:rFonts w:ascii="Times New Roman" w:hAnsi="Times New Roman"/>
                <w:sz w:val="24"/>
                <w:szCs w:val="24"/>
              </w:rPr>
              <w:t>..............</w:t>
            </w:r>
            <w:r w:rsidRPr="00EE671F">
              <w:rPr>
                <w:rFonts w:ascii="Times New Roman" w:hAnsi="Times New Roman"/>
                <w:sz w:val="24"/>
                <w:szCs w:val="24"/>
              </w:rPr>
              <w:t xml:space="preserve"> cấp ngày 30/11/2004. </w:t>
            </w: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9</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tài sản số 908 HĐ/CC  ngày 09 tháng 12 năm 2015 tại PCC số 8-TP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15/12/2015</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jc w:val="both"/>
              <w:rPr>
                <w:rFonts w:ascii="Times New Roman" w:eastAsia="Times New Roman" w:hAnsi="Times New Roman"/>
                <w:b/>
                <w:sz w:val="24"/>
                <w:szCs w:val="24"/>
              </w:rPr>
            </w:pPr>
            <w:r w:rsidRPr="00EE671F">
              <w:rPr>
                <w:rFonts w:ascii="Times New Roman" w:eastAsia="Times New Roman" w:hAnsi="Times New Roman"/>
                <w:b/>
                <w:sz w:val="24"/>
                <w:szCs w:val="24"/>
              </w:rPr>
              <w:t xml:space="preserve">Tài sản của công ty TNHH </w:t>
            </w:r>
            <w:r w:rsidR="00502901">
              <w:rPr>
                <w:rFonts w:ascii="Times New Roman" w:eastAsia="Times New Roman" w:hAnsi="Times New Roman"/>
                <w:b/>
                <w:sz w:val="24"/>
                <w:szCs w:val="24"/>
              </w:rPr>
              <w:t>..............</w:t>
            </w:r>
            <w:r w:rsidRPr="00EE671F">
              <w:rPr>
                <w:rFonts w:ascii="Times New Roman" w:eastAsia="Times New Roman" w:hAnsi="Times New Roman"/>
                <w:b/>
                <w:sz w:val="24"/>
                <w:szCs w:val="24"/>
              </w:rPr>
              <w:t>, các ô tô sau:</w:t>
            </w:r>
          </w:p>
          <w:p w:rsidR="004841D7" w:rsidRPr="00EE671F" w:rsidRDefault="004841D7" w:rsidP="004841D7">
            <w:pPr>
              <w:spacing w:after="0" w:line="300" w:lineRule="auto"/>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 Ô tô mang biển số 29C -308.26 theo chứng nhận đăng ký xe ô tô số 153197 do Phòng CSGT-CA TP Hà Nội cấp ngày 22/01/2014. </w:t>
            </w:r>
          </w:p>
          <w:p w:rsidR="004841D7" w:rsidRPr="00EE671F" w:rsidRDefault="004841D7" w:rsidP="004841D7">
            <w:pPr>
              <w:spacing w:after="0" w:line="300" w:lineRule="auto"/>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 Ô tô mang biển số 29C -308.34 theo chứng nhận đăng ký xe ô tô số 153200 do Phòng CSGT-CA TP Hà Nội cấp ngày 22/01/2014. </w:t>
            </w:r>
          </w:p>
          <w:p w:rsidR="004841D7" w:rsidRPr="00EE671F" w:rsidRDefault="004841D7" w:rsidP="004841D7">
            <w:pPr>
              <w:spacing w:after="0" w:line="300" w:lineRule="auto"/>
              <w:jc w:val="both"/>
              <w:rPr>
                <w:rFonts w:ascii="Times New Roman" w:eastAsia="Times New Roman" w:hAnsi="Times New Roman"/>
                <w:sz w:val="24"/>
                <w:szCs w:val="24"/>
              </w:rPr>
            </w:pPr>
            <w:r w:rsidRPr="00EE671F">
              <w:rPr>
                <w:rFonts w:ascii="Times New Roman" w:eastAsia="Times New Roman" w:hAnsi="Times New Roman"/>
                <w:sz w:val="24"/>
                <w:szCs w:val="24"/>
              </w:rPr>
              <w:t xml:space="preserve">+ Ô tô mang biển số 29C -326.75 theo chứng nhận đăng ký xe ô tô số 172982 do Phòng CSGT-CA TP Hà Nội cấp ngày 06/01/2014. </w:t>
            </w:r>
          </w:p>
          <w:p w:rsidR="004841D7" w:rsidRPr="00EE671F" w:rsidRDefault="004841D7" w:rsidP="004841D7">
            <w:pPr>
              <w:spacing w:after="0" w:line="300" w:lineRule="auto"/>
              <w:jc w:val="both"/>
              <w:rPr>
                <w:rFonts w:ascii="Times New Roman" w:hAnsi="Times New Roman"/>
                <w:sz w:val="24"/>
                <w:szCs w:val="24"/>
              </w:rPr>
            </w:pPr>
            <w:r w:rsidRPr="00EE671F">
              <w:rPr>
                <w:rFonts w:ascii="Times New Roman" w:eastAsia="Times New Roman" w:hAnsi="Times New Roman"/>
                <w:sz w:val="24"/>
                <w:szCs w:val="24"/>
              </w:rPr>
              <w:t xml:space="preserve">+ Ô tô mang biển số 29C -325.86 theo chứng nhận đăng ký xe ô tô số 172977 do Phòng CSGT-CA TP Hà Nội cấp ngày 06/01/2014. </w:t>
            </w: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10</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980 /2017/HĐTC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27/04/2017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eastAsia="Times New Roman" w:hAnsi="Times New Roman"/>
                <w:sz w:val="24"/>
                <w:szCs w:val="24"/>
              </w:rPr>
            </w:pPr>
            <w:r w:rsidRPr="00EE671F">
              <w:rPr>
                <w:rFonts w:ascii="Times New Roman" w:eastAsia="Times New Roman" w:hAnsi="Times New Roman"/>
                <w:sz w:val="24"/>
                <w:szCs w:val="24"/>
                <w:lang w:val="vi-VN"/>
              </w:rPr>
              <w:t xml:space="preserve">Tài sản của ông Phùng Văn Hệ và bà Nguyễn Thị Mạch </w:t>
            </w:r>
            <w:r w:rsidRPr="00EE671F">
              <w:rPr>
                <w:rFonts w:ascii="Times New Roman" w:eastAsia="Times New Roman" w:hAnsi="Times New Roman"/>
                <w:sz w:val="24"/>
                <w:szCs w:val="24"/>
              </w:rPr>
              <w:t xml:space="preserve"> ; </w:t>
            </w:r>
          </w:p>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eastAsia="Times New Roman" w:hAnsi="Times New Roman"/>
                <w:sz w:val="24"/>
                <w:szCs w:val="24"/>
                <w:lang w:val="vi-VN"/>
              </w:rPr>
              <w:t xml:space="preserve">thửa số 125-2, tại thôn Thanh Vị, xã Thanh Mỹ, TX. </w:t>
            </w:r>
            <w:r w:rsidR="00502901">
              <w:rPr>
                <w:rFonts w:ascii="Times New Roman" w:eastAsia="Times New Roman" w:hAnsi="Times New Roman"/>
                <w:sz w:val="24"/>
                <w:szCs w:val="24"/>
                <w:lang w:val="vi-VN"/>
              </w:rPr>
              <w:t>..............</w:t>
            </w:r>
            <w:r w:rsidRPr="00EE671F">
              <w:rPr>
                <w:rFonts w:ascii="Times New Roman" w:eastAsia="Times New Roman" w:hAnsi="Times New Roman"/>
                <w:sz w:val="24"/>
                <w:szCs w:val="24"/>
                <w:lang w:val="vi-VN"/>
              </w:rPr>
              <w:t xml:space="preserve">, TP.Hà Nội, diện tích : 117,6 m2 đất ở. Giấy chứng nhận quyền sử dụng số CH579914 , số vào sổ cấp GCN: CS-ST 04701 do Sở tài nguyên và môi trường thành phố Hà Nội cấp ngày 21/03/2017. </w:t>
            </w: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lang w:val="vi-VN"/>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11</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985/2017/HĐTC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28/04/2017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eastAsia="Times New Roman" w:hAnsi="Times New Roman"/>
                <w:sz w:val="24"/>
                <w:szCs w:val="24"/>
                <w:lang w:val="vi-VN"/>
              </w:rPr>
              <w:t>Tài sản của bà Nguyễn Thị Mạch tại thôn Mồ Đồi, xã Vân Hoà, huyện Ba Vì, TP.Hà Nội, diện tích:3.596m2 trong đó : 300 m2 đất ở, 3.296m2 đất vườn. Giấy chứng nhận quyền sử dụng số BB066576 , số vào sổ cấp GCN: CH 00223/QSD Đ-VH do TM.Uỷ ban nhân dân huyện Ba Vì cấp ngày 9/9/2010.</w:t>
            </w:r>
            <w:r w:rsidRPr="00EE671F">
              <w:rPr>
                <w:rFonts w:ascii="Times New Roman" w:eastAsia="Arial" w:hAnsi="Times New Roman"/>
                <w:sz w:val="24"/>
                <w:szCs w:val="24"/>
                <w:lang w:val="vi-VN"/>
              </w:rPr>
              <w:t xml:space="preserve"> </w:t>
            </w: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lang w:val="vi-VN"/>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12</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981 /2017/HĐTC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27/04/2017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eastAsia="Times New Roman" w:hAnsi="Times New Roman"/>
                <w:sz w:val="24"/>
                <w:szCs w:val="24"/>
                <w:lang w:val="vi-VN"/>
              </w:rPr>
            </w:pPr>
            <w:r w:rsidRPr="00EE671F">
              <w:rPr>
                <w:rFonts w:ascii="Times New Roman" w:eastAsia="Times New Roman" w:hAnsi="Times New Roman"/>
                <w:sz w:val="24"/>
                <w:szCs w:val="24"/>
                <w:lang w:val="vi-VN"/>
              </w:rPr>
              <w:t xml:space="preserve">Tài sản của bà Nguyễn Thị Mạch (Mẹ ruột đẻ của bà Phùng Thị Hương Mai) tại thôn Thanh Vị- xã Thanh Mỹ- TX. </w:t>
            </w:r>
            <w:r w:rsidR="00502901">
              <w:rPr>
                <w:rFonts w:ascii="Times New Roman" w:eastAsia="Times New Roman" w:hAnsi="Times New Roman"/>
                <w:sz w:val="24"/>
                <w:szCs w:val="24"/>
                <w:lang w:val="vi-VN"/>
              </w:rPr>
              <w:t>..............</w:t>
            </w:r>
            <w:r w:rsidRPr="00EE671F">
              <w:rPr>
                <w:rFonts w:ascii="Times New Roman" w:eastAsia="Times New Roman" w:hAnsi="Times New Roman"/>
                <w:sz w:val="24"/>
                <w:szCs w:val="24"/>
                <w:lang w:val="vi-VN"/>
              </w:rPr>
              <w:t xml:space="preserve">-  TP.Hà Nội, diện tích 123,2m2 đất ở. Giấy chứng nhận quyền sử dụng số BĐ721604, số vào sổ cấp GCN: CH00169 do TM.Uỷ ban nhân dân thị xã </w:t>
            </w:r>
            <w:r w:rsidR="00502901">
              <w:rPr>
                <w:rFonts w:ascii="Times New Roman" w:eastAsia="Times New Roman" w:hAnsi="Times New Roman"/>
                <w:sz w:val="24"/>
                <w:szCs w:val="24"/>
                <w:lang w:val="vi-VN"/>
              </w:rPr>
              <w:t>..............</w:t>
            </w:r>
            <w:r w:rsidRPr="00EE671F">
              <w:rPr>
                <w:rFonts w:ascii="Times New Roman" w:eastAsia="Times New Roman" w:hAnsi="Times New Roman"/>
                <w:sz w:val="24"/>
                <w:szCs w:val="24"/>
                <w:lang w:val="vi-VN"/>
              </w:rPr>
              <w:t xml:space="preserve"> cấp ngày 24/7/2012 . </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 xml:space="preserve">Tài sản được định giá 2710.400.000 đồng, đảm bảo cho giá trị khoản vay 2.032.800.000 đồng </w:t>
            </w:r>
          </w:p>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hAnsi="Times New Roman"/>
                <w:sz w:val="24"/>
                <w:szCs w:val="24"/>
                <w:lang w:val="vi-VN"/>
              </w:rPr>
              <w:t>Biên bản xác định giá tị tài sản đảm bảo ngày 26/04/2017</w:t>
            </w:r>
          </w:p>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hAnsi="Times New Roman"/>
                <w:sz w:val="24"/>
                <w:szCs w:val="24"/>
                <w:lang w:val="vi-VN"/>
              </w:rPr>
              <w:t>Bộ phận định giá:</w:t>
            </w:r>
          </w:p>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hAnsi="Times New Roman"/>
                <w:sz w:val="24"/>
                <w:szCs w:val="24"/>
                <w:lang w:val="vi-VN"/>
              </w:rPr>
              <w:t>+ Chu Thị Mai Anh</w:t>
            </w:r>
          </w:p>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hAnsi="Times New Roman"/>
                <w:sz w:val="24"/>
                <w:szCs w:val="24"/>
                <w:lang w:val="vi-VN"/>
              </w:rPr>
              <w:t>+ Trần Thị Kim Hoa</w:t>
            </w:r>
          </w:p>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hAnsi="Times New Roman"/>
                <w:sz w:val="24"/>
                <w:szCs w:val="24"/>
                <w:lang w:val="vi-VN"/>
              </w:rPr>
              <w:t>+ Phùng Ngọc Thanh</w:t>
            </w: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13</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984 /2017/HĐTC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28/04/2017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eastAsia="Times New Roman" w:hAnsi="Times New Roman"/>
                <w:sz w:val="24"/>
                <w:szCs w:val="24"/>
                <w:lang w:val="vi-VN"/>
              </w:rPr>
              <w:t>Tài sản của bà Nguyễn Thị Mạch tại thôn Mồ Đồi, xã Vân Hoà, huyện Ba Vì, TP.Hà Nội, diện tích 4.880m2, trong đó : 300 m2 đất ở, 4.580m2 đất trồng cây lâu năm. Giấy chứng nhận quyền sử dụng số BB066570 , số vào sổ cấp GCN: CH 00217/QSD Đ-VH do TM.Uỷ ban nhân dân huyện Ba Vì cấp ngày 9/9/2010</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 xml:space="preserve">Tài sản được định giá 1257.240.000 đồng, đảm bảo cho giá trị khoản vay 942.930.000 đồng </w:t>
            </w:r>
          </w:p>
          <w:p w:rsidR="004841D7" w:rsidRPr="00EE671F" w:rsidRDefault="004841D7" w:rsidP="004841D7">
            <w:pPr>
              <w:spacing w:after="0" w:line="300" w:lineRule="auto"/>
              <w:rPr>
                <w:rFonts w:ascii="Times New Roman" w:hAnsi="Times New Roman"/>
                <w:sz w:val="24"/>
                <w:szCs w:val="24"/>
                <w:lang w:val="vi-VN"/>
              </w:rPr>
            </w:pPr>
          </w:p>
        </w:tc>
      </w:tr>
      <w:tr w:rsidR="00EE671F"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14</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986 /2017/HĐTC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28/04/2017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eastAsia="Times New Roman" w:hAnsi="Times New Roman"/>
                <w:sz w:val="24"/>
                <w:szCs w:val="24"/>
                <w:lang w:val="vi-VN"/>
              </w:rPr>
            </w:pPr>
            <w:r w:rsidRPr="00EE671F">
              <w:rPr>
                <w:rFonts w:ascii="Times New Roman" w:eastAsia="Times New Roman" w:hAnsi="Times New Roman"/>
                <w:sz w:val="24"/>
                <w:szCs w:val="24"/>
                <w:lang w:val="vi-VN"/>
              </w:rPr>
              <w:t>Tài sản của bà Nguyễn Thị Mạch tại thôn Mồ Đồi, xã Vân Hoà, huyện Ba Vì, TP.Hà Nội, diện tích 4.</w:t>
            </w:r>
            <w:r w:rsidRPr="00EE671F">
              <w:rPr>
                <w:rFonts w:ascii="Times New Roman" w:eastAsia="Times New Roman" w:hAnsi="Times New Roman"/>
                <w:sz w:val="24"/>
                <w:szCs w:val="24"/>
              </w:rPr>
              <w:t xml:space="preserve">392 </w:t>
            </w:r>
            <w:r w:rsidRPr="00EE671F">
              <w:rPr>
                <w:rFonts w:ascii="Times New Roman" w:eastAsia="Times New Roman" w:hAnsi="Times New Roman"/>
                <w:sz w:val="24"/>
                <w:szCs w:val="24"/>
                <w:lang w:val="vi-VN"/>
              </w:rPr>
              <w:t>m2, trong đó : 300 m2 đất ở, 4.092 m2 đất trồng cây lâu năm. Giấy chứng nhận quyền sử dụng số BB066571 , số vào sổ cấp GCN: CH 00218/QSD Đ-VH do TM.Uỷ ban nhân dân huyện Ba Vì cấp ngày 9/9/2010</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 xml:space="preserve">Tài sản được định giá 1219.176.000 đồng, đảm bảo cho giá trị khoản vay 914.382.000 đồng </w:t>
            </w:r>
          </w:p>
          <w:p w:rsidR="004841D7" w:rsidRPr="00EE671F" w:rsidRDefault="004841D7" w:rsidP="004841D7">
            <w:pPr>
              <w:spacing w:after="0" w:line="300" w:lineRule="auto"/>
              <w:rPr>
                <w:rFonts w:ascii="Times New Roman" w:eastAsia="Arial" w:hAnsi="Times New Roman"/>
                <w:sz w:val="24"/>
                <w:szCs w:val="24"/>
                <w:lang w:val="vi-VN"/>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15</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979/2017/HĐTC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28/04/2017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eastAsia="Times New Roman" w:hAnsi="Times New Roman"/>
                <w:sz w:val="24"/>
                <w:szCs w:val="24"/>
                <w:lang w:val="vi-VN"/>
              </w:rPr>
              <w:t xml:space="preserve">Tài sản của bà Nguyễn Thị Mạch </w:t>
            </w:r>
            <w:r w:rsidRPr="00EE671F">
              <w:rPr>
                <w:rFonts w:ascii="Times New Roman" w:eastAsia="Times New Roman" w:hAnsi="Times New Roman"/>
                <w:sz w:val="24"/>
                <w:szCs w:val="24"/>
              </w:rPr>
              <w:t xml:space="preserve"> </w:t>
            </w:r>
            <w:r w:rsidRPr="00EE671F">
              <w:rPr>
                <w:rFonts w:ascii="Times New Roman" w:eastAsia="Times New Roman" w:hAnsi="Times New Roman"/>
                <w:sz w:val="24"/>
                <w:szCs w:val="24"/>
                <w:lang w:val="vi-VN"/>
              </w:rPr>
              <w:t xml:space="preserve">tại  xã Phú Cát, huyện Quốc Oai,  TP.Hà Nội, diện tích 758,8m2 trong đó :400m2 đất ở và 358,8m2 đất trồng cây lâu năm. Giấy chứng nhận quyền sử dụng số BK761841, số vào sổ cấp GCN: CH02242 do TM.Uỷ ban nhân dân huyện Quốc Oai cấp ngày  26/10/2016 . </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Tài sản được định giá 4.056.690.400 đồng, đảm bảo cho giá trị khoản vay 3.042.517.800 đồng</w:t>
            </w:r>
          </w:p>
          <w:p w:rsidR="004841D7" w:rsidRPr="00EE671F" w:rsidRDefault="004841D7" w:rsidP="004841D7">
            <w:pPr>
              <w:spacing w:after="0" w:line="300" w:lineRule="auto"/>
              <w:rPr>
                <w:rFonts w:ascii="Times New Roman" w:hAnsi="Times New Roman"/>
                <w:sz w:val="24"/>
                <w:szCs w:val="24"/>
                <w:lang w:val="vi-VN"/>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16</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982/2017/HĐTC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28/04/2017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eastAsia="Times New Roman" w:hAnsi="Times New Roman"/>
                <w:sz w:val="24"/>
                <w:szCs w:val="24"/>
                <w:lang w:val="vi-VN"/>
              </w:rPr>
            </w:pPr>
            <w:r w:rsidRPr="00EE671F">
              <w:rPr>
                <w:rFonts w:ascii="Times New Roman" w:eastAsia="Times New Roman" w:hAnsi="Times New Roman"/>
                <w:sz w:val="24"/>
                <w:szCs w:val="24"/>
                <w:lang w:val="vi-VN"/>
              </w:rPr>
              <w:t xml:space="preserve">Tài sản của bà Nguyễn Thị Mạch tại thôn Mồ Đồi, xã Vân Hoà, huyện Ba Vì, TP.Hà Nội, diện tích 5431m2, trong đó : 300 m2 đất ở, 5131m2 đất vườn. Giấy chứng nhận quyền sử dụng số BB066577 , số vào sổ cấp GCN: CH 00224/QSD Đ-VH do TM.Uỷ ban nhân dân huyện Ba Vì cấp ngày 9/9/2010. </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Tài sản được định giá 1.300.218.000 đồng, đảm bảo cho giá trị khoản vay 975.163.500 đồng</w:t>
            </w:r>
          </w:p>
          <w:p w:rsidR="004841D7" w:rsidRPr="00EE671F" w:rsidRDefault="004841D7" w:rsidP="004841D7">
            <w:pPr>
              <w:spacing w:after="0" w:line="300" w:lineRule="auto"/>
              <w:rPr>
                <w:rFonts w:ascii="Times New Roman" w:eastAsia="Arial" w:hAnsi="Times New Roman"/>
                <w:sz w:val="24"/>
                <w:szCs w:val="24"/>
                <w:lang w:val="vi-VN"/>
              </w:rPr>
            </w:pPr>
          </w:p>
        </w:tc>
      </w:tr>
      <w:tr w:rsidR="00EE671F"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17</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983/2017/HĐTC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28/04/2017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ind w:firstLine="547"/>
              <w:jc w:val="both"/>
              <w:rPr>
                <w:rFonts w:ascii="Times New Roman" w:eastAsia="Times New Roman" w:hAnsi="Times New Roman"/>
                <w:sz w:val="24"/>
                <w:szCs w:val="24"/>
                <w:lang w:val="vi-VN"/>
              </w:rPr>
            </w:pPr>
            <w:r w:rsidRPr="00EE671F">
              <w:rPr>
                <w:rFonts w:ascii="Times New Roman" w:eastAsia="Times New Roman" w:hAnsi="Times New Roman"/>
                <w:sz w:val="24"/>
                <w:szCs w:val="24"/>
              </w:rPr>
              <w:t xml:space="preserve">Tài sản của bà Nguyễn Thị Mạch tại thôn Mồ Đồi, xã Vân Hoà, huyện Ba Vì, TP.Hà Nội, diện tích 3.901 m2, trong đó : 300 m2 đất ở, 5601 m2 đất vườn. Giấy chứng nhận quyền sử dụng số BB066572 , số vào sổ cấp GCN: CH 00219/QSD Đ-VH do TM.Uỷ ban nhân dân huyện Ba Vì cấp ngày 9/9/2010. </w:t>
            </w:r>
          </w:p>
        </w:tc>
        <w:tc>
          <w:tcPr>
            <w:tcW w:w="2268"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lang w:val="vi-VN"/>
              </w:rPr>
            </w:pPr>
            <w:r w:rsidRPr="00EE671F">
              <w:rPr>
                <w:rFonts w:ascii="Times New Roman" w:hAnsi="Times New Roman"/>
                <w:sz w:val="24"/>
                <w:szCs w:val="24"/>
                <w:lang w:val="vi-VN"/>
              </w:rPr>
              <w:t xml:space="preserve">Tài sản được định giá 1.180.878.000 đồng, đảm bảo cho giá trị khoản vay 885.658.500 đồng </w:t>
            </w:r>
          </w:p>
          <w:p w:rsidR="004841D7" w:rsidRPr="00EE671F" w:rsidRDefault="004841D7" w:rsidP="004841D7">
            <w:pPr>
              <w:spacing w:before="40" w:after="40" w:line="300" w:lineRule="auto"/>
              <w:jc w:val="both"/>
              <w:rPr>
                <w:rFonts w:ascii="Times New Roman" w:eastAsia="Arial" w:hAnsi="Times New Roman"/>
                <w:sz w:val="24"/>
                <w:szCs w:val="24"/>
                <w:lang w:val="vi-VN"/>
              </w:rPr>
            </w:pPr>
          </w:p>
        </w:tc>
      </w:tr>
      <w:tr w:rsidR="00EE671F"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18</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978/2017/HĐTC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27/04/2017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ind w:firstLine="547"/>
              <w:jc w:val="both"/>
              <w:rPr>
                <w:rFonts w:ascii="Times New Roman" w:eastAsia="Times New Roman" w:hAnsi="Times New Roman"/>
                <w:sz w:val="24"/>
                <w:szCs w:val="24"/>
                <w:lang w:val="vi-VN"/>
              </w:rPr>
            </w:pPr>
            <w:r w:rsidRPr="00EE671F">
              <w:rPr>
                <w:rFonts w:ascii="Times New Roman" w:hAnsi="Times New Roman"/>
                <w:sz w:val="24"/>
                <w:szCs w:val="24"/>
              </w:rPr>
              <w:t xml:space="preserve">Tài sản của ông Phùng Văn Hệ và bà Nguyễn Thị Mạch  tại thôn Thanh Vị, xã Thanh Mỹ, TX. </w:t>
            </w:r>
            <w:r w:rsidR="00502901">
              <w:rPr>
                <w:rFonts w:ascii="Times New Roman" w:hAnsi="Times New Roman"/>
                <w:sz w:val="24"/>
                <w:szCs w:val="24"/>
              </w:rPr>
              <w:t>..............</w:t>
            </w:r>
            <w:r w:rsidRPr="00EE671F">
              <w:rPr>
                <w:rFonts w:ascii="Times New Roman" w:hAnsi="Times New Roman"/>
                <w:sz w:val="24"/>
                <w:szCs w:val="24"/>
              </w:rPr>
              <w:t xml:space="preserve">, TP.Hà Nội, diện tích : 1154,7 m2 trong đó: 100m2 đất ở và 1054,7m2 đất trông cây lâu năm. Giấy chứng nhận quyền sử dụng số BY684678 , số vào sổ cấp GCN: CS-ST012273  do Sở tài nguyên và môi trường thành phố Hà Nội cấp ngày 2/2/2016. </w:t>
            </w:r>
          </w:p>
        </w:tc>
        <w:tc>
          <w:tcPr>
            <w:tcW w:w="2268"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lang w:val="vi-VN"/>
              </w:rPr>
            </w:pPr>
            <w:r w:rsidRPr="00EE671F">
              <w:rPr>
                <w:rFonts w:ascii="Times New Roman" w:hAnsi="Times New Roman"/>
                <w:sz w:val="24"/>
                <w:szCs w:val="24"/>
                <w:lang w:val="vi-VN"/>
              </w:rPr>
              <w:t xml:space="preserve">Tài sản được định giá 603.360.600 đồng, đảm bảo cho giá trị khoản vay 452.520.450 đồng </w:t>
            </w:r>
          </w:p>
          <w:p w:rsidR="004841D7" w:rsidRPr="00EE671F" w:rsidRDefault="004841D7" w:rsidP="004841D7">
            <w:pPr>
              <w:spacing w:before="40" w:after="40" w:line="300" w:lineRule="auto"/>
              <w:jc w:val="both"/>
              <w:rPr>
                <w:rFonts w:ascii="Times New Roman" w:eastAsia="Arial" w:hAnsi="Times New Roman"/>
                <w:sz w:val="24"/>
                <w:szCs w:val="24"/>
                <w:lang w:val="vi-VN"/>
              </w:rPr>
            </w:pPr>
          </w:p>
        </w:tc>
      </w:tr>
      <w:tr w:rsidR="004841D7" w:rsidRPr="00EE671F" w:rsidTr="00D014E6">
        <w:trPr>
          <w:trHeight w:val="3703"/>
        </w:trPr>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19</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1058 /2017/HĐTC  ngày 26 tháng 04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10/05/2017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eastAsia="Times New Roman" w:hAnsi="Times New Roman"/>
                <w:sz w:val="24"/>
                <w:szCs w:val="24"/>
                <w:lang w:val="vi-VN"/>
              </w:rPr>
              <w:t xml:space="preserve">Tài sản của ông Phùng Văn Lệ tại khu Ba Đoà- thôn Thanh Tiến- xã Thanh Mỹ- TX. </w:t>
            </w:r>
            <w:r w:rsidR="00502901">
              <w:rPr>
                <w:rFonts w:ascii="Times New Roman" w:eastAsia="Times New Roman" w:hAnsi="Times New Roman"/>
                <w:sz w:val="24"/>
                <w:szCs w:val="24"/>
                <w:lang w:val="vi-VN"/>
              </w:rPr>
              <w:t>..............</w:t>
            </w:r>
            <w:r w:rsidRPr="00EE671F">
              <w:rPr>
                <w:rFonts w:ascii="Times New Roman" w:eastAsia="Times New Roman" w:hAnsi="Times New Roman"/>
                <w:sz w:val="24"/>
                <w:szCs w:val="24"/>
                <w:lang w:val="vi-VN"/>
              </w:rPr>
              <w:t xml:space="preserve">- Tỉnh Hà Tây cũ (nay thuộc TP.Hà Nội), diện tích 4836,91m2, trong đó : 300 m2 đất ở, 4536,9m2 đất trồng cây lâu năm. Giấy chứng nhận quyền sử dụng số AI868109, số vào sổ cấp GCN: H0168Li do phòng Tài nguyên và môi trường cấp ngày 12 tháng 6 năm 2007 </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Tài sản được định giá 2.544.616.200 đồng, đảm bảo cho giá trị khoản vay 1.908.462.150 đồng</w:t>
            </w:r>
          </w:p>
          <w:p w:rsidR="004841D7" w:rsidRPr="00EE671F" w:rsidRDefault="004841D7" w:rsidP="004841D7">
            <w:pPr>
              <w:spacing w:after="0" w:line="300" w:lineRule="auto"/>
              <w:rPr>
                <w:rFonts w:ascii="Times New Roman" w:hAnsi="Times New Roman"/>
                <w:sz w:val="24"/>
                <w:szCs w:val="24"/>
                <w:lang w:val="vi-VN"/>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20</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1057/2017/HĐTC  ngày 04 tháng 05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10/05/2017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hAnsi="Times New Roman"/>
                <w:sz w:val="24"/>
                <w:szCs w:val="24"/>
                <w:lang w:val="vi-VN"/>
              </w:rPr>
            </w:pPr>
            <w:r w:rsidRPr="00EE671F">
              <w:rPr>
                <w:rFonts w:ascii="Times New Roman" w:eastAsia="Times New Roman" w:hAnsi="Times New Roman"/>
                <w:sz w:val="24"/>
                <w:szCs w:val="24"/>
                <w:lang w:val="vi-VN"/>
              </w:rPr>
              <w:t xml:space="preserve">Tài sản của bà Nguyễn Thị Mạch  tại thôn Thanh Vị- xã Thanh Mỹ- TX. </w:t>
            </w:r>
            <w:r w:rsidR="00502901">
              <w:rPr>
                <w:rFonts w:ascii="Times New Roman" w:eastAsia="Times New Roman" w:hAnsi="Times New Roman"/>
                <w:sz w:val="24"/>
                <w:szCs w:val="24"/>
                <w:lang w:val="vi-VN"/>
              </w:rPr>
              <w:t>..............</w:t>
            </w:r>
            <w:r w:rsidRPr="00EE671F">
              <w:rPr>
                <w:rFonts w:ascii="Times New Roman" w:eastAsia="Times New Roman" w:hAnsi="Times New Roman"/>
                <w:sz w:val="24"/>
                <w:szCs w:val="24"/>
                <w:lang w:val="vi-VN"/>
              </w:rPr>
              <w:t xml:space="preserve">-  TP.Hà Nội, diện tích 564,9m2 trong đó : 199,9m2 đất ở và 365m2 đất trồng cây lâu năm. Giấy chứng nhận quyền sử dụng số BĐ723997, số vào sổ cấp GCN: CH00220 do TM.Uỷ ban nhân dân thị xã </w:t>
            </w:r>
            <w:r w:rsidR="00502901">
              <w:rPr>
                <w:rFonts w:ascii="Times New Roman" w:eastAsia="Times New Roman" w:hAnsi="Times New Roman"/>
                <w:sz w:val="24"/>
                <w:szCs w:val="24"/>
                <w:lang w:val="vi-VN"/>
              </w:rPr>
              <w:t>..............</w:t>
            </w:r>
            <w:r w:rsidRPr="00EE671F">
              <w:rPr>
                <w:rFonts w:ascii="Times New Roman" w:eastAsia="Times New Roman" w:hAnsi="Times New Roman"/>
                <w:sz w:val="24"/>
                <w:szCs w:val="24"/>
                <w:lang w:val="vi-VN"/>
              </w:rPr>
              <w:t xml:space="preserve"> cấp ngày 15/5/2012</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lang w:val="vi-VN"/>
              </w:rPr>
            </w:pPr>
            <w:r w:rsidRPr="00EE671F">
              <w:rPr>
                <w:rFonts w:ascii="Times New Roman" w:eastAsia="Arial" w:hAnsi="Times New Roman"/>
                <w:sz w:val="24"/>
                <w:szCs w:val="24"/>
                <w:lang w:val="vi-VN"/>
              </w:rPr>
              <w:t>Tài sản được định giá 1.435.070.000 đồng, đảm bảo cho giá trị khoản vay 1.076.302.500 đồng</w:t>
            </w:r>
          </w:p>
          <w:p w:rsidR="004841D7" w:rsidRPr="00EE671F" w:rsidRDefault="004841D7" w:rsidP="004841D7">
            <w:pPr>
              <w:spacing w:after="0" w:line="300" w:lineRule="auto"/>
              <w:rPr>
                <w:rFonts w:ascii="Times New Roman" w:hAnsi="Times New Roman"/>
                <w:sz w:val="24"/>
                <w:szCs w:val="24"/>
                <w:lang w:val="vi-VN"/>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21</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1717/2017/HĐTC  ngày 07 tháng 07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11/07/2017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xml:space="preserve">Tài sản của ông Phùng Văn Hệ và bà Nguyễn Thị Mạch tại xã Phú Cát, Huyện Quốc Oai, TP.Hà Nội.Gồm 5 mảnh đất: </w:t>
            </w:r>
          </w:p>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Quyền sử dụng đất số BK 856871, số vào sổ cấp giấy chứng nhận quyền sử dụng đất số CH 02428 do UBND Huyện Quốc Oai, thành phố Hà nội cấp ngày 27/06/2017, có xác nhận chuyển nhượng ngày 30/06/2017. Diện tích 452.6m2 trong đó 400m2 đất ở. Tài sản được định giá 4.208.310.800 đồng, đảm bảo cho giá trị khoản vay 3.156.233.100 đồng.</w:t>
            </w:r>
          </w:p>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Quyền sử dụng đất số BK 856873, số vào sổ cấp giấy chứng nhận quyền sử dụng đất số CH 02426 do UBND Huyện Quốc Oai, thành phố Hà nội cấp ngày 27/06/2017, có xác nhận chuyển nhượng ngày 30/06/2017. Diện tích 310.5 m2 trong đó 310.5 m2 đất ở. Tài sản được định giá 3.260.250.000 đồng, đảm bảo cho giá trị khoản vay 2.445.187.500 đồng.</w:t>
            </w:r>
          </w:p>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Quyền sử dụng đất số BK 856874, số vào sổ cấp giấy chứng nhận quyền sử dụng đất số CH 02427 do UBND Huyện Quốc Oai, thành phố Hà nội cấp ngày 27/06/2017, có xác nhận chuyển nhượng ngày 30/06/2017. Diện tích 310.5 m2 trong đó 310.5 m2 đất ở. Tài sản được định giá 4.207.299.600 đồng, đảm bảo cho giá trị khoản vay 3.155.474.700 đồng.</w:t>
            </w:r>
          </w:p>
          <w:p w:rsidR="004841D7" w:rsidRPr="00EE671F" w:rsidRDefault="004841D7" w:rsidP="004841D7">
            <w:pPr>
              <w:spacing w:before="40" w:after="40" w:line="300" w:lineRule="auto"/>
              <w:ind w:firstLine="547"/>
              <w:jc w:val="both"/>
              <w:rPr>
                <w:rFonts w:ascii="Times New Roman" w:hAnsi="Times New Roman"/>
                <w:sz w:val="24"/>
                <w:szCs w:val="24"/>
              </w:rPr>
            </w:pPr>
            <w:r w:rsidRPr="00EE671F">
              <w:rPr>
                <w:rFonts w:ascii="Times New Roman" w:hAnsi="Times New Roman"/>
                <w:sz w:val="24"/>
                <w:szCs w:val="24"/>
              </w:rPr>
              <w:t>+ Quyền sử dụng đất số BK 856875, số vào sổ cấp giấy chứng nhận quyền sử dụng đất số CH 02429 do UBND Huyện Quốc Oai, thành phố Hà nội cấp ngày 27/06/2017, có xác nhận chuyển nhượng ngày 30/06/2017. Diện tích 487.4 m2 trong đó 400 m2 đất ở. Tài sản được định giá 4.213.809.200 đồng, đảm bảo cho giá trị khoản vay 3.160.356.900 đồng.</w:t>
            </w:r>
          </w:p>
          <w:p w:rsidR="004841D7" w:rsidRPr="00EE671F" w:rsidRDefault="004841D7" w:rsidP="004841D7">
            <w:pPr>
              <w:spacing w:line="300" w:lineRule="auto"/>
              <w:rPr>
                <w:rFonts w:ascii="Times New Roman" w:hAnsi="Times New Roman"/>
                <w:sz w:val="24"/>
                <w:szCs w:val="24"/>
              </w:rPr>
            </w:pPr>
            <w:r w:rsidRPr="00EE671F">
              <w:rPr>
                <w:rFonts w:ascii="Times New Roman" w:hAnsi="Times New Roman"/>
                <w:sz w:val="24"/>
                <w:szCs w:val="24"/>
              </w:rPr>
              <w:t>+ Quyền sử dụng đất số BK 856876, số vào sổ cấp giấy chứng nhận quyền sử dụng đất số CH 02423 do UBND Huyện Quốc Oai, thành phố Hà nội cấp ngày 27/06/201. Diện tích 544m2 trong đó 400 m2 đất ở. Tài sản được định giá 4.222.752.000 đồng, đảm bảo cho giá trị khoản vay 3.167.064.000 đồng.</w:t>
            </w:r>
          </w:p>
        </w:tc>
        <w:tc>
          <w:tcPr>
            <w:tcW w:w="2268" w:type="dxa"/>
            <w:shd w:val="clear" w:color="auto" w:fill="auto"/>
          </w:tcPr>
          <w:p w:rsidR="004841D7" w:rsidRPr="00EE671F" w:rsidRDefault="004841D7" w:rsidP="004841D7">
            <w:pPr>
              <w:spacing w:after="0" w:line="300" w:lineRule="auto"/>
              <w:rPr>
                <w:rFonts w:ascii="Times New Roman" w:eastAsia="Arial" w:hAnsi="Times New Roman"/>
                <w:sz w:val="24"/>
                <w:szCs w:val="24"/>
              </w:rPr>
            </w:pPr>
            <w:r w:rsidRPr="00EE671F">
              <w:rPr>
                <w:rFonts w:ascii="Times New Roman" w:eastAsia="Arial" w:hAnsi="Times New Roman"/>
                <w:sz w:val="24"/>
                <w:szCs w:val="24"/>
                <w:lang w:val="vi-VN"/>
              </w:rPr>
              <w:t xml:space="preserve">Tài sản được định giá </w:t>
            </w:r>
            <w:r w:rsidRPr="00EE671F">
              <w:rPr>
                <w:rFonts w:ascii="Times New Roman" w:eastAsia="Arial" w:hAnsi="Times New Roman"/>
                <w:sz w:val="24"/>
                <w:szCs w:val="24"/>
              </w:rPr>
              <w:t>20.112.421.600</w:t>
            </w:r>
            <w:r w:rsidRPr="00EE671F">
              <w:rPr>
                <w:rFonts w:ascii="Times New Roman" w:eastAsia="Arial" w:hAnsi="Times New Roman"/>
                <w:sz w:val="24"/>
                <w:szCs w:val="24"/>
                <w:lang w:val="vi-VN"/>
              </w:rPr>
              <w:t xml:space="preserve"> đồng, đảm bảo cho giá trị khoản vay </w:t>
            </w:r>
            <w:r w:rsidRPr="00EE671F">
              <w:rPr>
                <w:rFonts w:ascii="Times New Roman" w:eastAsia="Arial" w:hAnsi="Times New Roman"/>
                <w:sz w:val="24"/>
                <w:szCs w:val="24"/>
              </w:rPr>
              <w:t xml:space="preserve">15.084.316.200 </w:t>
            </w:r>
            <w:r w:rsidRPr="00EE671F">
              <w:rPr>
                <w:rFonts w:ascii="Times New Roman" w:eastAsia="Arial" w:hAnsi="Times New Roman"/>
                <w:sz w:val="24"/>
                <w:szCs w:val="24"/>
                <w:lang w:val="vi-VN"/>
              </w:rPr>
              <w:t>đồng</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22</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2188/2017/HĐTC  ngày 18 tháng 08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18/08/2017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 xml:space="preserve">Tài sản của ông Phùng Văn Hải và bà Phùng Thị Thanh tại thôn Thanh Vị, xã Thanh Mỹ, TX </w:t>
            </w:r>
            <w:r w:rsidR="00502901">
              <w:rPr>
                <w:rFonts w:ascii="Times New Roman" w:hAnsi="Times New Roman"/>
                <w:sz w:val="24"/>
                <w:szCs w:val="24"/>
              </w:rPr>
              <w:t>..............</w:t>
            </w:r>
            <w:r w:rsidRPr="00EE671F">
              <w:rPr>
                <w:rFonts w:ascii="Times New Roman" w:hAnsi="Times New Roman"/>
                <w:sz w:val="24"/>
                <w:szCs w:val="24"/>
              </w:rPr>
              <w:t xml:space="preserve">, TP.Hà Nội, diện tích 5431 m2, trong đó : 300 m2 đất ở, 871 m2 đất vườn. Giấy chứng nhận quyền sử dụng số BĐ 727748, số vào sổ cấp GCN: CH 00182 do UBND TX </w:t>
            </w:r>
            <w:r w:rsidR="00502901">
              <w:rPr>
                <w:rFonts w:ascii="Times New Roman" w:hAnsi="Times New Roman"/>
                <w:sz w:val="24"/>
                <w:szCs w:val="24"/>
              </w:rPr>
              <w:t>..............</w:t>
            </w:r>
            <w:r w:rsidRPr="00EE671F">
              <w:rPr>
                <w:rFonts w:ascii="Times New Roman" w:hAnsi="Times New Roman"/>
                <w:sz w:val="24"/>
                <w:szCs w:val="24"/>
              </w:rPr>
              <w:t xml:space="preserve"> cấp ngày 25/04/2011. </w:t>
            </w:r>
          </w:p>
        </w:tc>
        <w:tc>
          <w:tcPr>
            <w:tcW w:w="2268"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 xml:space="preserve">Tài sản được định giá 1.435.358.000 đồng, đảm bảo cho giá trị khoản vay 1.076.518.500 đồng </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23</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2223/2017/HĐTC  ngày 21 tháng 08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22/08/2017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 xml:space="preserve">Tài sản của ông Phùng Văn Hệ và bà Nguyễn Thị Mạch tại thôn Thanh Vị, xã Thanh Mỹ, TX </w:t>
            </w:r>
            <w:r w:rsidR="00502901">
              <w:rPr>
                <w:rFonts w:ascii="Times New Roman" w:hAnsi="Times New Roman"/>
                <w:sz w:val="24"/>
                <w:szCs w:val="24"/>
              </w:rPr>
              <w:t>..............</w:t>
            </w:r>
            <w:r w:rsidRPr="00EE671F">
              <w:rPr>
                <w:rFonts w:ascii="Times New Roman" w:hAnsi="Times New Roman"/>
                <w:sz w:val="24"/>
                <w:szCs w:val="24"/>
              </w:rPr>
              <w:t xml:space="preserve">, TP.Hà Nội, diện tích 354 m2, trong đó : 300 m2 đất ở, 54 m2 đất vườn. Giấy chứng nhận quyền sử dụng số AB 763605, số vào sổ cấp GCN: H00350 do UBND TX </w:t>
            </w:r>
            <w:r w:rsidR="00502901">
              <w:rPr>
                <w:rFonts w:ascii="Times New Roman" w:hAnsi="Times New Roman"/>
                <w:sz w:val="24"/>
                <w:szCs w:val="24"/>
              </w:rPr>
              <w:t>..............</w:t>
            </w:r>
            <w:r w:rsidRPr="00EE671F">
              <w:rPr>
                <w:rFonts w:ascii="Times New Roman" w:hAnsi="Times New Roman"/>
                <w:sz w:val="24"/>
                <w:szCs w:val="24"/>
              </w:rPr>
              <w:t xml:space="preserve"> cấp ngày 18/10/2005. </w:t>
            </w:r>
          </w:p>
        </w:tc>
        <w:tc>
          <w:tcPr>
            <w:tcW w:w="2268"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Tài sản được định giá 4.505.292.000 đồng, đảm bảo cho giá trị khoản vay 3.378.969.000 đồng</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24</w:t>
            </w: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 xml:space="preserve">Hợp đồng thế chấp quyền sử dụng đất để đảm bảo việc thực hiện nghĩa vụ của người khác số 2224/2017/HĐTC  ngày 21 tháng 08 năm 2017 tại VPCC Tiến Thịnh -TP Hà Nội. </w:t>
            </w:r>
          </w:p>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Đăng ký giao dịch đảm bảo ngày 22/08/2017</w:t>
            </w:r>
          </w:p>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 xml:space="preserve">Tài sản của ông Phùng Thị Viên và bà Phùng Thị Viên tại thôn Đồng Dổi, xã Thanh Mỹ, TX </w:t>
            </w:r>
            <w:r w:rsidR="00502901">
              <w:rPr>
                <w:rFonts w:ascii="Times New Roman" w:hAnsi="Times New Roman"/>
                <w:sz w:val="24"/>
                <w:szCs w:val="24"/>
              </w:rPr>
              <w:t>..............</w:t>
            </w:r>
            <w:r w:rsidRPr="00EE671F">
              <w:rPr>
                <w:rFonts w:ascii="Times New Roman" w:hAnsi="Times New Roman"/>
                <w:sz w:val="24"/>
                <w:szCs w:val="24"/>
              </w:rPr>
              <w:t xml:space="preserve">, TP.Hà Nội, diện tích 532.7 m2, trong đó : 352.7m2 đất ở, 87 m2 đất vườn. Giấy chứng nhận quyền sử dụng số BĐ  727347, số vào sổ cấp GCN: 00131 do UBND TX </w:t>
            </w:r>
            <w:r w:rsidR="00502901">
              <w:rPr>
                <w:rFonts w:ascii="Times New Roman" w:hAnsi="Times New Roman"/>
                <w:sz w:val="24"/>
                <w:szCs w:val="24"/>
              </w:rPr>
              <w:t>..............</w:t>
            </w:r>
            <w:r w:rsidRPr="00EE671F">
              <w:rPr>
                <w:rFonts w:ascii="Times New Roman" w:hAnsi="Times New Roman"/>
                <w:sz w:val="24"/>
                <w:szCs w:val="24"/>
              </w:rPr>
              <w:t xml:space="preserve"> cấp ngày 25/04/2011. </w:t>
            </w:r>
          </w:p>
        </w:tc>
        <w:tc>
          <w:tcPr>
            <w:tcW w:w="2268" w:type="dxa"/>
            <w:shd w:val="clear" w:color="auto" w:fill="auto"/>
          </w:tcPr>
          <w:p w:rsidR="004841D7" w:rsidRPr="00EE671F" w:rsidRDefault="004841D7" w:rsidP="004841D7">
            <w:pPr>
              <w:spacing w:before="40" w:after="40" w:line="300" w:lineRule="auto"/>
              <w:jc w:val="both"/>
              <w:rPr>
                <w:rFonts w:ascii="Times New Roman" w:hAnsi="Times New Roman"/>
                <w:sz w:val="24"/>
                <w:szCs w:val="24"/>
              </w:rPr>
            </w:pPr>
            <w:r w:rsidRPr="00EE671F">
              <w:rPr>
                <w:rFonts w:ascii="Times New Roman" w:hAnsi="Times New Roman"/>
                <w:sz w:val="24"/>
                <w:szCs w:val="24"/>
              </w:rPr>
              <w:t>Tài sản được định giá 836.036.600 đồng, đảm bảo cho giá trị khoản vay 627.028.950 đồng</w:t>
            </w:r>
          </w:p>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r w:rsidRPr="00EE671F">
              <w:rPr>
                <w:rFonts w:ascii="Times New Roman" w:hAnsi="Times New Roman"/>
                <w:sz w:val="24"/>
                <w:szCs w:val="24"/>
              </w:rPr>
              <w:t>Tổng cộng: 31 tài sản trong đó 27 tài sản là giấy chứng nhận quyền sử dụng đất, 4 tài sản là phương tiện vận tải được đăng ký thế chấp trong 24 HĐTC</w:t>
            </w:r>
          </w:p>
        </w:tc>
        <w:tc>
          <w:tcPr>
            <w:tcW w:w="3685" w:type="dxa"/>
            <w:shd w:val="clear" w:color="auto" w:fill="auto"/>
          </w:tcPr>
          <w:p w:rsidR="004841D7" w:rsidRPr="00EE671F" w:rsidRDefault="004841D7" w:rsidP="004841D7">
            <w:pPr>
              <w:spacing w:after="0" w:line="300" w:lineRule="auto"/>
              <w:rPr>
                <w:rFonts w:ascii="Times New Roman" w:eastAsia="Arial" w:hAnsi="Times New Roman"/>
                <w:sz w:val="24"/>
                <w:szCs w:val="24"/>
              </w:rPr>
            </w:pPr>
            <w:r w:rsidRPr="00EE671F">
              <w:rPr>
                <w:rFonts w:ascii="Times New Roman" w:hAnsi="Times New Roman"/>
                <w:sz w:val="24"/>
                <w:szCs w:val="24"/>
              </w:rPr>
              <w:t xml:space="preserve">Tổng giá trị: </w:t>
            </w:r>
            <w:r w:rsidRPr="00EE671F">
              <w:rPr>
                <w:rFonts w:ascii="Times New Roman" w:eastAsia="Arial" w:hAnsi="Times New Roman"/>
                <w:sz w:val="24"/>
                <w:szCs w:val="24"/>
                <w:lang w:val="vi-VN"/>
              </w:rPr>
              <w:t>67.485.241.000 đồng</w:t>
            </w:r>
            <w:r w:rsidRPr="00EE671F">
              <w:rPr>
                <w:rFonts w:ascii="Times New Roman" w:eastAsia="Arial" w:hAnsi="Times New Roman"/>
                <w:sz w:val="24"/>
                <w:szCs w:val="24"/>
              </w:rPr>
              <w:t xml:space="preserve">; </w:t>
            </w:r>
          </w:p>
          <w:p w:rsidR="004841D7" w:rsidRPr="00EE671F" w:rsidRDefault="004841D7" w:rsidP="004841D7">
            <w:pPr>
              <w:spacing w:after="0" w:line="300" w:lineRule="auto"/>
              <w:rPr>
                <w:rFonts w:ascii="Times New Roman" w:hAnsi="Times New Roman"/>
                <w:sz w:val="24"/>
                <w:szCs w:val="24"/>
              </w:rPr>
            </w:pPr>
            <w:r w:rsidRPr="00EE671F">
              <w:rPr>
                <w:rFonts w:ascii="Times New Roman" w:eastAsia="Times New Roman" w:hAnsi="Times New Roman"/>
                <w:sz w:val="24"/>
                <w:szCs w:val="24"/>
                <w:lang w:val="vi-VN"/>
              </w:rPr>
              <w:t xml:space="preserve">phạm vi đảm bảo của các tài sản là </w:t>
            </w:r>
            <w:r w:rsidRPr="00EE671F">
              <w:rPr>
                <w:rFonts w:ascii="Times New Roman" w:eastAsia="Arial" w:hAnsi="Times New Roman"/>
                <w:sz w:val="24"/>
                <w:szCs w:val="24"/>
                <w:lang w:val="vi-VN"/>
              </w:rPr>
              <w:t>50.613.930.750 đồng.</w:t>
            </w: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rPr>
            </w:pPr>
          </w:p>
        </w:tc>
      </w:tr>
      <w:tr w:rsidR="004841D7" w:rsidRPr="00EE671F" w:rsidTr="00D014E6">
        <w:tc>
          <w:tcPr>
            <w:tcW w:w="675" w:type="dxa"/>
          </w:tcPr>
          <w:p w:rsidR="004841D7" w:rsidRPr="00EE671F" w:rsidRDefault="004841D7" w:rsidP="004841D7">
            <w:pPr>
              <w:spacing w:after="0" w:line="300" w:lineRule="auto"/>
              <w:rPr>
                <w:rFonts w:ascii="Times New Roman" w:hAnsi="Times New Roman"/>
                <w:sz w:val="24"/>
                <w:szCs w:val="24"/>
              </w:rPr>
            </w:pPr>
          </w:p>
        </w:tc>
        <w:tc>
          <w:tcPr>
            <w:tcW w:w="2694" w:type="dxa"/>
            <w:shd w:val="clear" w:color="auto" w:fill="auto"/>
          </w:tcPr>
          <w:p w:rsidR="004841D7" w:rsidRPr="00EE671F" w:rsidRDefault="004841D7" w:rsidP="004841D7">
            <w:pPr>
              <w:spacing w:after="0" w:line="300" w:lineRule="auto"/>
              <w:rPr>
                <w:rFonts w:ascii="Times New Roman" w:hAnsi="Times New Roman"/>
                <w:sz w:val="24"/>
                <w:szCs w:val="24"/>
              </w:rPr>
            </w:pPr>
          </w:p>
        </w:tc>
        <w:tc>
          <w:tcPr>
            <w:tcW w:w="3685" w:type="dxa"/>
            <w:shd w:val="clear" w:color="auto" w:fill="auto"/>
          </w:tcPr>
          <w:p w:rsidR="004841D7" w:rsidRPr="00EE671F" w:rsidRDefault="004841D7" w:rsidP="004841D7">
            <w:pPr>
              <w:spacing w:after="0" w:line="300" w:lineRule="auto"/>
              <w:rPr>
                <w:rFonts w:ascii="Times New Roman" w:hAnsi="Times New Roman"/>
                <w:sz w:val="24"/>
                <w:szCs w:val="24"/>
              </w:rPr>
            </w:pPr>
          </w:p>
        </w:tc>
        <w:tc>
          <w:tcPr>
            <w:tcW w:w="2268" w:type="dxa"/>
            <w:shd w:val="clear" w:color="auto" w:fill="auto"/>
          </w:tcPr>
          <w:p w:rsidR="004841D7" w:rsidRPr="00EE671F" w:rsidRDefault="004841D7" w:rsidP="004841D7">
            <w:pPr>
              <w:spacing w:after="0" w:line="300" w:lineRule="auto"/>
              <w:rPr>
                <w:rFonts w:ascii="Times New Roman" w:hAnsi="Times New Roman"/>
                <w:sz w:val="24"/>
                <w:szCs w:val="24"/>
              </w:rPr>
            </w:pPr>
          </w:p>
        </w:tc>
      </w:tr>
    </w:tbl>
    <w:p w:rsidR="004841D7" w:rsidRPr="00EE671F" w:rsidRDefault="004841D7" w:rsidP="004841D7">
      <w:pPr>
        <w:spacing w:after="0" w:line="300" w:lineRule="auto"/>
        <w:ind w:left="720"/>
        <w:jc w:val="both"/>
        <w:rPr>
          <w:rFonts w:ascii="Times New Roman" w:eastAsia="Times New Roman" w:hAnsi="Times New Roman"/>
          <w:b/>
          <w:sz w:val="26"/>
          <w:szCs w:val="26"/>
        </w:rPr>
      </w:pPr>
    </w:p>
    <w:tbl>
      <w:tblPr>
        <w:tblW w:w="9087" w:type="dxa"/>
        <w:tblInd w:w="93" w:type="dxa"/>
        <w:tblLook w:val="04A0"/>
      </w:tblPr>
      <w:tblGrid>
        <w:gridCol w:w="9087"/>
      </w:tblGrid>
      <w:tr w:rsidR="004841D7" w:rsidRPr="00EE671F" w:rsidTr="00D014E6">
        <w:trPr>
          <w:trHeight w:val="696"/>
        </w:trPr>
        <w:tc>
          <w:tcPr>
            <w:tcW w:w="9087" w:type="dxa"/>
            <w:shd w:val="clear" w:color="000000" w:fill="FFFFFF"/>
            <w:vAlign w:val="center"/>
            <w:hideMark/>
          </w:tcPr>
          <w:p w:rsidR="004841D7" w:rsidRPr="00EE671F" w:rsidRDefault="004841D7" w:rsidP="004841D7">
            <w:pPr>
              <w:numPr>
                <w:ilvl w:val="0"/>
                <w:numId w:val="38"/>
              </w:numPr>
              <w:spacing w:after="0" w:line="300" w:lineRule="auto"/>
              <w:ind w:left="-93"/>
              <w:jc w:val="both"/>
              <w:rPr>
                <w:b/>
                <w:bCs/>
                <w:sz w:val="26"/>
                <w:szCs w:val="26"/>
              </w:rPr>
            </w:pPr>
            <w:r w:rsidRPr="00EE671F">
              <w:rPr>
                <w:rFonts w:ascii="Times New Roman" w:eastAsia="Times New Roman" w:hAnsi="Times New Roman"/>
                <w:b/>
                <w:sz w:val="26"/>
                <w:szCs w:val="26"/>
              </w:rPr>
              <w:t>5. Tổng giá trị tài sản đảm bảo:</w:t>
            </w:r>
            <w:r w:rsidR="00AC1F57">
              <w:rPr>
                <w:rFonts w:ascii="Times New Roman" w:eastAsia="Times New Roman" w:hAnsi="Times New Roman"/>
                <w:sz w:val="26"/>
                <w:szCs w:val="26"/>
              </w:rPr>
              <w:t xml:space="preserve"> T</w:t>
            </w:r>
            <w:r w:rsidRPr="00EE671F">
              <w:rPr>
                <w:rFonts w:ascii="Times New Roman" w:eastAsia="Times New Roman" w:hAnsi="Times New Roman"/>
                <w:sz w:val="26"/>
                <w:szCs w:val="26"/>
              </w:rPr>
              <w:t xml:space="preserve">ổng giá trị của các tài sản là </w:t>
            </w:r>
            <w:r w:rsidRPr="00EE671F">
              <w:rPr>
                <w:rFonts w:ascii="Times New Roman" w:hAnsi="Times New Roman"/>
                <w:sz w:val="26"/>
                <w:szCs w:val="26"/>
              </w:rPr>
              <w:t xml:space="preserve">67.485.241.000 đồng, </w:t>
            </w:r>
            <w:r w:rsidRPr="00EE671F">
              <w:rPr>
                <w:rFonts w:ascii="Times New Roman" w:eastAsia="Times New Roman" w:hAnsi="Times New Roman"/>
                <w:sz w:val="26"/>
                <w:szCs w:val="26"/>
              </w:rPr>
              <w:t xml:space="preserve">phạm vi đảm bảo của các tài sản là </w:t>
            </w:r>
            <w:r w:rsidRPr="00EE671F">
              <w:rPr>
                <w:rFonts w:ascii="Times New Roman" w:hAnsi="Times New Roman"/>
                <w:sz w:val="26"/>
                <w:szCs w:val="26"/>
              </w:rPr>
              <w:t>50.613.930.750 đồng. đảm bảo tối thiểu 50% tổng mức cấp tín dụng</w:t>
            </w:r>
          </w:p>
        </w:tc>
      </w:tr>
    </w:tbl>
    <w:p w:rsidR="004841D7" w:rsidRPr="00EE671F" w:rsidRDefault="004841D7" w:rsidP="004841D7">
      <w:pPr>
        <w:spacing w:before="20" w:after="20" w:line="300" w:lineRule="auto"/>
        <w:jc w:val="both"/>
        <w:rPr>
          <w:rFonts w:ascii="Times New Roman" w:eastAsia="Times New Roman" w:hAnsi="Times New Roman"/>
          <w:b/>
          <w:bCs/>
          <w:sz w:val="26"/>
          <w:szCs w:val="26"/>
        </w:rPr>
      </w:pPr>
      <w:r w:rsidRPr="00EE671F">
        <w:rPr>
          <w:rFonts w:ascii="Times New Roman" w:eastAsia="Times New Roman" w:hAnsi="Times New Roman"/>
          <w:sz w:val="26"/>
          <w:szCs w:val="26"/>
        </w:rPr>
        <w:t xml:space="preserve">6. </w:t>
      </w:r>
      <w:r w:rsidRPr="00EE671F">
        <w:rPr>
          <w:rFonts w:ascii="Times New Roman" w:eastAsia="Times New Roman" w:hAnsi="Times New Roman"/>
          <w:b/>
          <w:sz w:val="26"/>
          <w:szCs w:val="26"/>
        </w:rPr>
        <w:t>Các loại hồ sơ giấy tờ về tài sản</w:t>
      </w:r>
      <w:r w:rsidRPr="00EE671F">
        <w:rPr>
          <w:rFonts w:ascii="Times New Roman" w:eastAsia="Times New Roman" w:hAnsi="Times New Roman"/>
          <w:sz w:val="26"/>
          <w:szCs w:val="26"/>
        </w:rPr>
        <w:t> :  bộ hồ sơ tài sản đảm bảo đầy đủ theo quy định tại quyết định 35/NHNo- HSX</w:t>
      </w:r>
    </w:p>
    <w:p w:rsidR="004841D7" w:rsidRPr="00EE671F" w:rsidRDefault="004841D7" w:rsidP="004841D7">
      <w:pPr>
        <w:spacing w:before="20" w:after="20" w:line="300" w:lineRule="auto"/>
        <w:jc w:val="both"/>
        <w:rPr>
          <w:rFonts w:ascii="Times New Roman" w:eastAsia="Times New Roman" w:hAnsi="Times New Roman"/>
          <w:sz w:val="26"/>
          <w:szCs w:val="26"/>
        </w:rPr>
      </w:pPr>
      <w:r w:rsidRPr="00EE671F">
        <w:rPr>
          <w:rFonts w:ascii="Times New Roman" w:eastAsia="Times New Roman" w:hAnsi="Times New Roman"/>
          <w:b/>
          <w:sz w:val="26"/>
          <w:szCs w:val="26"/>
        </w:rPr>
        <w:t>7. Đánh giá về tài sản :</w:t>
      </w:r>
      <w:r w:rsidRPr="00EE671F">
        <w:rPr>
          <w:rFonts w:ascii="Times New Roman" w:eastAsia="Times New Roman" w:hAnsi="Times New Roman"/>
          <w:sz w:val="26"/>
          <w:szCs w:val="26"/>
        </w:rPr>
        <w:t xml:space="preserve"> Tài sản hợp pháp, hồ sơ tài sản hợp lệ. </w:t>
      </w:r>
    </w:p>
    <w:p w:rsidR="004841D7" w:rsidRPr="00EE671F" w:rsidRDefault="004841D7" w:rsidP="004841D7">
      <w:pPr>
        <w:spacing w:before="20" w:after="2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Quy trình giao nhận, bảo quản tài sản đúng quy định. Ngân hàng có đủ điều kiện để xử lý, phát mại tài sản trong trường hợp cần xử lý tài sản</w:t>
      </w:r>
    </w:p>
    <w:p w:rsidR="004841D7" w:rsidRPr="00EE671F" w:rsidRDefault="004841D7" w:rsidP="004841D7">
      <w:pPr>
        <w:spacing w:after="0" w:line="300" w:lineRule="auto"/>
        <w:jc w:val="both"/>
        <w:rPr>
          <w:rFonts w:ascii="Times New Roman" w:eastAsia="Times New Roman" w:hAnsi="Times New Roman"/>
          <w:b/>
          <w:sz w:val="26"/>
          <w:szCs w:val="26"/>
          <w:lang w:val="de-DE"/>
        </w:rPr>
      </w:pPr>
      <w:r w:rsidRPr="00EE671F">
        <w:rPr>
          <w:rFonts w:ascii="Times New Roman" w:eastAsia="Times New Roman" w:hAnsi="Times New Roman"/>
          <w:sz w:val="26"/>
          <w:szCs w:val="26"/>
        </w:rPr>
        <w:t>V</w:t>
      </w:r>
      <w:r w:rsidRPr="00EE671F">
        <w:rPr>
          <w:rFonts w:ascii="Times New Roman" w:eastAsia="Times New Roman" w:hAnsi="Times New Roman"/>
          <w:b/>
          <w:sz w:val="26"/>
          <w:szCs w:val="26"/>
          <w:lang w:val="de-DE"/>
        </w:rPr>
        <w:t>I ĐÁNH GIÁ VÀ ĐỀ XUẤT CỦA CÁN BỘ TÍN DỤNG :</w:t>
      </w:r>
    </w:p>
    <w:p w:rsidR="004841D7" w:rsidRPr="00EE671F" w:rsidRDefault="004841D7" w:rsidP="004841D7">
      <w:pPr>
        <w:tabs>
          <w:tab w:val="left" w:pos="360"/>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ab/>
        <w:t xml:space="preserve">Tôi là </w:t>
      </w:r>
      <w:r w:rsidR="00502901">
        <w:rPr>
          <w:rFonts w:ascii="Times New Roman" w:eastAsia="Times New Roman" w:hAnsi="Times New Roman"/>
          <w:sz w:val="26"/>
          <w:szCs w:val="26"/>
        </w:rPr>
        <w:t>......</w:t>
      </w:r>
      <w:r w:rsidRPr="00EE671F">
        <w:rPr>
          <w:rFonts w:ascii="Times New Roman" w:eastAsia="Times New Roman" w:hAnsi="Times New Roman"/>
          <w:sz w:val="26"/>
          <w:szCs w:val="26"/>
        </w:rPr>
        <w:t>- CBTD, q</w:t>
      </w:r>
      <w:r w:rsidRPr="00EE671F">
        <w:rPr>
          <w:rFonts w:ascii="Times New Roman" w:eastAsia="Times New Roman" w:hAnsi="Times New Roman"/>
          <w:bCs/>
          <w:sz w:val="26"/>
          <w:szCs w:val="26"/>
        </w:rPr>
        <w:t xml:space="preserve">ua thẩm định hồ sơ của Công Ty TNHH </w:t>
      </w:r>
      <w:r w:rsidR="00502901">
        <w:rPr>
          <w:rFonts w:ascii="Times New Roman" w:eastAsia="Times New Roman" w:hAnsi="Times New Roman"/>
          <w:bCs/>
          <w:sz w:val="26"/>
          <w:szCs w:val="26"/>
        </w:rPr>
        <w:t>..............</w:t>
      </w:r>
      <w:r w:rsidRPr="00EE671F">
        <w:rPr>
          <w:rFonts w:ascii="Times New Roman" w:eastAsia="Times New Roman" w:hAnsi="Times New Roman"/>
          <w:bCs/>
          <w:sz w:val="26"/>
          <w:szCs w:val="26"/>
        </w:rPr>
        <w:t xml:space="preserve"> </w:t>
      </w:r>
      <w:r w:rsidRPr="00EE671F">
        <w:rPr>
          <w:rFonts w:ascii="Times New Roman" w:eastAsia="Times New Roman" w:hAnsi="Times New Roman"/>
          <w:sz w:val="26"/>
          <w:szCs w:val="26"/>
        </w:rPr>
        <w:t>tôi có những đánh giá và đề xuất sau:</w:t>
      </w:r>
    </w:p>
    <w:p w:rsidR="004841D7" w:rsidRPr="00EE671F" w:rsidRDefault="004841D7" w:rsidP="004841D7">
      <w:pPr>
        <w:tabs>
          <w:tab w:val="left" w:pos="360"/>
        </w:tabs>
        <w:spacing w:after="0" w:line="300" w:lineRule="auto"/>
        <w:jc w:val="both"/>
        <w:rPr>
          <w:rFonts w:ascii="Times New Roman" w:eastAsia="Times New Roman" w:hAnsi="Times New Roman"/>
          <w:b/>
          <w:bCs/>
          <w:sz w:val="26"/>
          <w:szCs w:val="26"/>
        </w:rPr>
      </w:pPr>
      <w:r w:rsidRPr="00EE671F">
        <w:rPr>
          <w:rFonts w:ascii="Times New Roman" w:eastAsia="Times New Roman" w:hAnsi="Times New Roman"/>
          <w:b/>
          <w:bCs/>
          <w:sz w:val="26"/>
          <w:szCs w:val="26"/>
        </w:rPr>
        <w:t>1. Đánh giá :</w:t>
      </w:r>
    </w:p>
    <w:p w:rsidR="004841D7" w:rsidRPr="00EE671F" w:rsidRDefault="004841D7" w:rsidP="004841D7">
      <w:pPr>
        <w:tabs>
          <w:tab w:val="left" w:pos="360"/>
        </w:tabs>
        <w:spacing w:after="0" w:line="300" w:lineRule="auto"/>
        <w:jc w:val="both"/>
        <w:rPr>
          <w:rFonts w:ascii="Times New Roman" w:eastAsia="Times New Roman" w:hAnsi="Times New Roman"/>
          <w:bCs/>
          <w:sz w:val="26"/>
          <w:szCs w:val="26"/>
        </w:rPr>
      </w:pPr>
      <w:r w:rsidRPr="00EE671F">
        <w:rPr>
          <w:rFonts w:ascii="Times New Roman" w:eastAsia="Times New Roman" w:hAnsi="Times New Roman"/>
          <w:b/>
          <w:sz w:val="26"/>
          <w:szCs w:val="26"/>
        </w:rPr>
        <w:t>1.1. Thuận lợi</w:t>
      </w:r>
    </w:p>
    <w:p w:rsidR="004841D7" w:rsidRPr="00EE671F" w:rsidRDefault="004841D7" w:rsidP="004841D7">
      <w:pPr>
        <w:tabs>
          <w:tab w:val="left" w:pos="360"/>
        </w:tabs>
        <w:spacing w:after="0" w:line="300" w:lineRule="auto"/>
        <w:jc w:val="both"/>
        <w:rPr>
          <w:rFonts w:ascii="Times New Roman" w:eastAsia="Times New Roman" w:hAnsi="Times New Roman"/>
          <w:bCs/>
          <w:sz w:val="26"/>
          <w:szCs w:val="26"/>
        </w:rPr>
      </w:pPr>
      <w:r w:rsidRPr="00EE671F">
        <w:rPr>
          <w:rFonts w:ascii="Times New Roman" w:eastAsia="Times New Roman" w:hAnsi="Times New Roman"/>
          <w:bCs/>
          <w:sz w:val="26"/>
          <w:szCs w:val="26"/>
        </w:rPr>
        <w:t xml:space="preserve">          Khả năng tài chính của khách hàng thể hiện qua số liệu tài chính những năm trước liền kề và thời điểm gần nhất tương đối ổn định , kinh doanh có lãi. Công ty không có nợ quá hạn, không có dư nợ vay tại các tổ chức tín dụng. Có vốn đối ứng tham gia vào phương án kinh doanh </w:t>
      </w:r>
    </w:p>
    <w:p w:rsidR="004841D7" w:rsidRPr="00EE671F" w:rsidRDefault="004841D7" w:rsidP="004841D7">
      <w:pPr>
        <w:spacing w:after="0" w:line="300" w:lineRule="auto"/>
        <w:ind w:right="-49"/>
        <w:jc w:val="both"/>
        <w:rPr>
          <w:rFonts w:ascii="Times New Roman" w:hAnsi="Times New Roman"/>
          <w:sz w:val="26"/>
          <w:szCs w:val="26"/>
        </w:rPr>
      </w:pPr>
      <w:r w:rsidRPr="00EE671F">
        <w:rPr>
          <w:rFonts w:ascii="Times New Roman" w:eastAsia="Times New Roman" w:hAnsi="Times New Roman"/>
          <w:bCs/>
          <w:sz w:val="26"/>
          <w:szCs w:val="26"/>
        </w:rPr>
        <w:tab/>
        <w:t>Khách hàng</w:t>
      </w:r>
      <w:r w:rsidRPr="00EE671F">
        <w:rPr>
          <w:rFonts w:ascii="Times New Roman" w:hAnsi="Times New Roman"/>
          <w:sz w:val="26"/>
          <w:szCs w:val="26"/>
          <w:lang w:val="vi-VN"/>
        </w:rPr>
        <w:t xml:space="preserve"> là doanh nghiệp có kinh nghiệm trong lĩnh vực thi công các công trình giao thông, thủy lợi</w:t>
      </w:r>
      <w:r w:rsidRPr="00EE671F">
        <w:rPr>
          <w:rFonts w:ascii="Times New Roman" w:hAnsi="Times New Roman"/>
          <w:sz w:val="26"/>
          <w:szCs w:val="26"/>
        </w:rPr>
        <w:t>, Buôn bán vật tư xây dựng, vật tư phục vụ sản xuất xi măng.</w:t>
      </w:r>
    </w:p>
    <w:p w:rsidR="004841D7" w:rsidRPr="00EE671F" w:rsidRDefault="004841D7" w:rsidP="004841D7">
      <w:pPr>
        <w:spacing w:after="0" w:line="300" w:lineRule="auto"/>
        <w:ind w:right="-49"/>
        <w:jc w:val="both"/>
        <w:rPr>
          <w:rFonts w:ascii="Times New Roman" w:eastAsia="Times New Roman" w:hAnsi="Times New Roman"/>
          <w:b/>
          <w:bCs/>
          <w:sz w:val="26"/>
          <w:szCs w:val="26"/>
        </w:rPr>
      </w:pPr>
      <w:r w:rsidRPr="00EE671F">
        <w:rPr>
          <w:rFonts w:ascii="Times New Roman" w:eastAsia="Times New Roman" w:hAnsi="Times New Roman"/>
          <w:bCs/>
          <w:sz w:val="26"/>
          <w:szCs w:val="26"/>
        </w:rPr>
        <w:t xml:space="preserve"> </w:t>
      </w:r>
      <w:r w:rsidRPr="00EE671F">
        <w:rPr>
          <w:rFonts w:ascii="Times New Roman" w:eastAsia="Times New Roman" w:hAnsi="Times New Roman"/>
          <w:b/>
          <w:bCs/>
          <w:sz w:val="26"/>
          <w:szCs w:val="26"/>
        </w:rPr>
        <w:t xml:space="preserve">1.2. Khó khăn </w:t>
      </w:r>
    </w:p>
    <w:p w:rsidR="004841D7" w:rsidRPr="00EE671F" w:rsidRDefault="004841D7" w:rsidP="004841D7">
      <w:pPr>
        <w:spacing w:after="0" w:line="300" w:lineRule="auto"/>
        <w:ind w:right="-49" w:firstLine="720"/>
        <w:jc w:val="both"/>
        <w:rPr>
          <w:rFonts w:ascii="Times New Roman" w:eastAsia="Times New Roman" w:hAnsi="Times New Roman"/>
          <w:bCs/>
          <w:sz w:val="26"/>
          <w:szCs w:val="26"/>
        </w:rPr>
      </w:pPr>
      <w:r w:rsidRPr="00EE671F">
        <w:rPr>
          <w:rFonts w:ascii="Times New Roman" w:eastAsia="Times New Roman" w:hAnsi="Times New Roman"/>
          <w:bCs/>
          <w:sz w:val="26"/>
          <w:szCs w:val="26"/>
        </w:rPr>
        <w:t>Ngân hàng đã có những biện pháp kiểm tra nhằm nắm bắt doanh thu, chi phí kinh doanh của doanh nghiệp tuy nhiên để kiểm soát dòng tiền của doanh nghiệp là tương đối khó khăn, việc mua bán hàng hóa thường được chuyển thẳng đến các công trình chứ không duy trì tồn kho tại địa điểm cố định, kiểm tra hàng hóa  tồn kho không thể tiến hành đồng thời vì các công trình nằm ở các địa điểm rất cách xa nhau, việc hạch toán lại không trùng thời điểm xuất hàng mà căn cứ theo thời điểm xuất hóa đơn bán hàng, nên có độ trễ trong thời gian giao hàng và ghi nhận giao dịch.</w:t>
      </w:r>
    </w:p>
    <w:p w:rsidR="004841D7" w:rsidRPr="00EE671F" w:rsidRDefault="004841D7" w:rsidP="004841D7">
      <w:pPr>
        <w:numPr>
          <w:ilvl w:val="1"/>
          <w:numId w:val="48"/>
        </w:numPr>
        <w:spacing w:after="0" w:line="300" w:lineRule="auto"/>
        <w:ind w:right="-49"/>
        <w:contextualSpacing/>
        <w:jc w:val="both"/>
        <w:rPr>
          <w:rFonts w:ascii="Times New Roman" w:eastAsia="Times New Roman" w:hAnsi="Times New Roman"/>
          <w:b/>
          <w:bCs/>
          <w:sz w:val="26"/>
          <w:szCs w:val="26"/>
        </w:rPr>
      </w:pPr>
      <w:r w:rsidRPr="00EE671F">
        <w:rPr>
          <w:rFonts w:ascii="Times New Roman" w:eastAsia="Times New Roman" w:hAnsi="Times New Roman"/>
          <w:b/>
          <w:bCs/>
          <w:sz w:val="26"/>
          <w:szCs w:val="26"/>
        </w:rPr>
        <w:t>Đánh giá về một số rủi ro tín dụng</w:t>
      </w:r>
    </w:p>
    <w:p w:rsidR="004841D7" w:rsidRPr="00B33756" w:rsidRDefault="00E601AA" w:rsidP="00E601AA">
      <w:pPr>
        <w:contextualSpacing/>
        <w:rPr>
          <w:rFonts w:ascii="Times New Roman" w:hAnsi="Times New Roman"/>
          <w:sz w:val="26"/>
          <w:szCs w:val="26"/>
        </w:rPr>
      </w:pPr>
      <w:r w:rsidRPr="00E601AA">
        <w:rPr>
          <w:rFonts w:ascii="Times New Roman" w:hAnsi="Times New Roman"/>
          <w:b/>
          <w:sz w:val="26"/>
          <w:szCs w:val="26"/>
        </w:rPr>
        <w:t>*</w:t>
      </w:r>
      <w:r w:rsidR="004841D7" w:rsidRPr="00E601AA">
        <w:rPr>
          <w:rFonts w:ascii="Times New Roman" w:hAnsi="Times New Roman"/>
          <w:b/>
          <w:sz w:val="26"/>
          <w:szCs w:val="26"/>
        </w:rPr>
        <w:t xml:space="preserve"> Rủi ro về sự phụ thuộc nguồn thanh toán từ 1 khách hàng:</w:t>
      </w:r>
      <w:r w:rsidR="004841D7" w:rsidRPr="00EE671F">
        <w:rPr>
          <w:rFonts w:ascii="Times New Roman" w:hAnsi="Times New Roman"/>
          <w:sz w:val="26"/>
          <w:szCs w:val="26"/>
        </w:rPr>
        <w:t xml:space="preserve"> Đối tác kinh doanh chủ yếu nhất của công ty là công ty Cổ Phần Tập Đoàn Xây Dựng và Du Lịch </w:t>
      </w:r>
      <w:r w:rsidR="00B33756">
        <w:rPr>
          <w:rFonts w:ascii="Times New Roman" w:hAnsi="Times New Roman"/>
          <w:sz w:val="26"/>
          <w:szCs w:val="26"/>
        </w:rPr>
        <w:t>Bình Minh.</w:t>
      </w:r>
    </w:p>
    <w:p w:rsidR="004841D7" w:rsidRPr="00EE671F" w:rsidRDefault="004841D7" w:rsidP="004841D7">
      <w:pPr>
        <w:spacing w:line="300" w:lineRule="auto"/>
        <w:contextualSpacing/>
        <w:jc w:val="both"/>
        <w:rPr>
          <w:rFonts w:ascii="Times New Roman" w:hAnsi="Times New Roman"/>
          <w:sz w:val="26"/>
          <w:szCs w:val="26"/>
        </w:rPr>
      </w:pPr>
      <w:ins w:id="0" w:author="Chu Thi Mai Anh 1 - 2203" w:date="2018-07-06T17:36:00Z">
        <w:r w:rsidRPr="00B33756">
          <w:rPr>
            <w:rFonts w:ascii="Times New Roman" w:hAnsi="Times New Roman"/>
            <w:sz w:val="26"/>
            <w:szCs w:val="26"/>
          </w:rPr>
          <w:t xml:space="preserve"> </w:t>
        </w:r>
        <w:r w:rsidRPr="00B33756">
          <w:rPr>
            <w:rFonts w:ascii="Times New Roman" w:hAnsi="Times New Roman"/>
            <w:i/>
            <w:sz w:val="26"/>
            <w:szCs w:val="26"/>
          </w:rPr>
          <w:t>Về mảng cung cấp vật liệu cho các công trình xây dựng</w:t>
        </w:r>
        <w:r w:rsidRPr="00B33756">
          <w:rPr>
            <w:rFonts w:ascii="Times New Roman" w:hAnsi="Times New Roman"/>
            <w:sz w:val="26"/>
            <w:szCs w:val="26"/>
          </w:rPr>
          <w:t xml:space="preserve">:. Các công trình mà công ty </w:t>
        </w:r>
      </w:ins>
      <w:r w:rsidR="00502901">
        <w:rPr>
          <w:rFonts w:ascii="Times New Roman" w:hAnsi="Times New Roman"/>
          <w:sz w:val="26"/>
          <w:szCs w:val="26"/>
        </w:rPr>
        <w:t>..............</w:t>
      </w:r>
      <w:ins w:id="1" w:author="Chu Thi Mai Anh 1 - 2203" w:date="2018-07-06T17:36:00Z">
        <w:r w:rsidRPr="00B33756">
          <w:rPr>
            <w:rFonts w:ascii="Times New Roman" w:hAnsi="Times New Roman"/>
            <w:sz w:val="26"/>
            <w:szCs w:val="26"/>
          </w:rPr>
          <w:t xml:space="preserve"> đang tham gia với công ty Bình Minh đều là các công trình có vốn ngân sách hoặc trái phiếu chính phủ, nguồn thanh toán tương đối ổn định. Tuy nhiên công ty </w:t>
        </w:r>
      </w:ins>
      <w:r w:rsidR="00502901">
        <w:rPr>
          <w:rFonts w:ascii="Times New Roman" w:hAnsi="Times New Roman"/>
          <w:sz w:val="26"/>
          <w:szCs w:val="26"/>
        </w:rPr>
        <w:t>..............</w:t>
      </w:r>
      <w:ins w:id="2" w:author="Chu Thi Mai Anh 1 - 2203" w:date="2018-07-06T17:36:00Z">
        <w:r w:rsidRPr="00B33756">
          <w:rPr>
            <w:rFonts w:ascii="Times New Roman" w:hAnsi="Times New Roman"/>
            <w:sz w:val="26"/>
            <w:szCs w:val="26"/>
          </w:rPr>
          <w:t xml:space="preserve"> không được thanh toán trực tiếp mà phải phụ thuộc vào việc công ty Bình Minh được bố trí nguồn vốn cho công trình đó, vì vậy có những mặt hạn chế, có rủi ro về thanh khoản</w:t>
        </w:r>
      </w:ins>
      <w:r w:rsidRPr="00B33756">
        <w:rPr>
          <w:rFonts w:ascii="Times New Roman" w:hAnsi="Times New Roman"/>
          <w:sz w:val="26"/>
          <w:szCs w:val="26"/>
        </w:rPr>
        <w:t xml:space="preserve"> và chịu sự rủi ro gián tiếp từ những yếu tố tài chính, kinh tế xã hội, tài</w:t>
      </w:r>
      <w:r w:rsidRPr="00EE671F">
        <w:rPr>
          <w:rFonts w:ascii="Times New Roman" w:hAnsi="Times New Roman"/>
          <w:sz w:val="26"/>
          <w:szCs w:val="26"/>
        </w:rPr>
        <w:t xml:space="preserve"> chính mà công ty Bình Minh chịu ảnh hưởng</w:t>
      </w:r>
    </w:p>
    <w:p w:rsidR="004841D7" w:rsidRPr="00EE671F" w:rsidRDefault="004841D7" w:rsidP="004841D7">
      <w:pPr>
        <w:spacing w:after="0" w:line="300" w:lineRule="auto"/>
        <w:ind w:right="-49"/>
        <w:jc w:val="both"/>
        <w:rPr>
          <w:rFonts w:ascii="Times New Roman" w:hAnsi="Times New Roman"/>
          <w:sz w:val="26"/>
          <w:szCs w:val="26"/>
        </w:rPr>
      </w:pPr>
      <w:ins w:id="3" w:author="Chu Thi Mai Anh 1 - 2203" w:date="2018-07-06T17:36:00Z">
        <w:r w:rsidRPr="00EE671F">
          <w:rPr>
            <w:rFonts w:ascii="Times New Roman" w:hAnsi="Times New Roman"/>
            <w:i/>
            <w:sz w:val="26"/>
            <w:szCs w:val="26"/>
          </w:rPr>
          <w:t>Về mảng cung cấp vật liệu cho nhà máy xi măng;</w:t>
        </w:r>
        <w:r w:rsidRPr="00EE671F">
          <w:rPr>
            <w:rFonts w:ascii="Times New Roman" w:hAnsi="Times New Roman"/>
            <w:sz w:val="26"/>
            <w:szCs w:val="26"/>
          </w:rPr>
          <w:t xml:space="preserve"> Nguồn thanh toán phụ thuộc nguồn doanh thu bán hàng của nhà máy, hoặc giải ngân qua hợp đồng vay vốn lưu động của nhà máy ( nếu có). Có nguồn thu nhưng có thể bị chậm trễ, gây chậm trong thanh khoản.</w:t>
        </w:r>
      </w:ins>
    </w:p>
    <w:p w:rsidR="00B33756" w:rsidRPr="00B33756" w:rsidRDefault="00E601AA" w:rsidP="00E601AA">
      <w:pPr>
        <w:spacing w:after="0" w:line="300" w:lineRule="auto"/>
        <w:ind w:right="-49"/>
        <w:contextualSpacing/>
        <w:jc w:val="both"/>
        <w:rPr>
          <w:rFonts w:ascii="Times New Roman" w:hAnsi="Times New Roman"/>
          <w:sz w:val="26"/>
          <w:szCs w:val="26"/>
        </w:rPr>
      </w:pPr>
      <w:r>
        <w:rPr>
          <w:rFonts w:ascii="Times New Roman" w:eastAsia="Times New Roman" w:hAnsi="Times New Roman"/>
          <w:bCs/>
          <w:sz w:val="26"/>
          <w:szCs w:val="26"/>
        </w:rPr>
        <w:t>*</w:t>
      </w:r>
      <w:r w:rsidR="004841D7" w:rsidRPr="00E601AA">
        <w:rPr>
          <w:rFonts w:ascii="Times New Roman" w:eastAsia="Times New Roman" w:hAnsi="Times New Roman"/>
          <w:b/>
          <w:bCs/>
          <w:sz w:val="26"/>
          <w:szCs w:val="26"/>
        </w:rPr>
        <w:t>Rủi ro về tài sản đảm bảo</w:t>
      </w:r>
      <w:r w:rsidR="004841D7" w:rsidRPr="00EE671F">
        <w:rPr>
          <w:rFonts w:ascii="Times New Roman" w:eastAsia="Times New Roman" w:hAnsi="Times New Roman"/>
          <w:bCs/>
          <w:sz w:val="26"/>
          <w:szCs w:val="26"/>
        </w:rPr>
        <w:t xml:space="preserve">: Công ty có tài </w:t>
      </w:r>
      <w:r w:rsidR="00B33756">
        <w:rPr>
          <w:rFonts w:ascii="Times New Roman" w:eastAsia="Times New Roman" w:hAnsi="Times New Roman"/>
          <w:bCs/>
          <w:sz w:val="26"/>
          <w:szCs w:val="26"/>
        </w:rPr>
        <w:t xml:space="preserve">sản </w:t>
      </w:r>
      <w:r w:rsidR="004841D7" w:rsidRPr="00EE671F">
        <w:rPr>
          <w:rFonts w:ascii="Times New Roman" w:eastAsia="Times New Roman" w:hAnsi="Times New Roman"/>
          <w:bCs/>
          <w:sz w:val="26"/>
          <w:szCs w:val="26"/>
        </w:rPr>
        <w:t>đảm bảo</w:t>
      </w:r>
      <w:r w:rsidR="00B33756">
        <w:rPr>
          <w:rFonts w:ascii="Times New Roman" w:eastAsia="Times New Roman" w:hAnsi="Times New Roman"/>
          <w:bCs/>
          <w:sz w:val="26"/>
          <w:szCs w:val="26"/>
        </w:rPr>
        <w:t>,</w:t>
      </w:r>
      <w:r w:rsidR="004841D7" w:rsidRPr="00EE671F">
        <w:rPr>
          <w:rFonts w:ascii="Times New Roman" w:eastAsia="Times New Roman" w:hAnsi="Times New Roman"/>
          <w:bCs/>
          <w:sz w:val="26"/>
          <w:szCs w:val="26"/>
        </w:rPr>
        <w:t xml:space="preserve"> tuy nhiên tài </w:t>
      </w:r>
      <w:r w:rsidR="00B33756">
        <w:rPr>
          <w:rFonts w:ascii="Times New Roman" w:eastAsia="Times New Roman" w:hAnsi="Times New Roman"/>
          <w:bCs/>
          <w:sz w:val="26"/>
          <w:szCs w:val="26"/>
        </w:rPr>
        <w:t>đảm bảo chỉ đảm bảo 50% tổng mức cấp tín dụng. Nhiều tài sản có giá trị lớn (chủ yếu do diện tích lớn) không dễ thanh khoản nếu có rủi ro sảy ra.</w:t>
      </w:r>
    </w:p>
    <w:p w:rsidR="004841D7" w:rsidRPr="00EE671F" w:rsidRDefault="00B33756" w:rsidP="00B33756">
      <w:pPr>
        <w:spacing w:after="0" w:line="300" w:lineRule="auto"/>
        <w:ind w:right="-49"/>
        <w:contextualSpacing/>
        <w:jc w:val="both"/>
        <w:rPr>
          <w:rFonts w:ascii="Times New Roman" w:hAnsi="Times New Roman"/>
          <w:sz w:val="26"/>
          <w:szCs w:val="26"/>
          <w:lang w:val="vi-VN"/>
        </w:rPr>
      </w:pPr>
      <w:r w:rsidRPr="00B33756">
        <w:rPr>
          <w:rFonts w:ascii="Times New Roman" w:hAnsi="Times New Roman"/>
          <w:b/>
          <w:sz w:val="26"/>
          <w:szCs w:val="26"/>
        </w:rPr>
        <w:t xml:space="preserve">* </w:t>
      </w:r>
      <w:r w:rsidR="004841D7" w:rsidRPr="00B33756">
        <w:rPr>
          <w:rFonts w:ascii="Times New Roman" w:hAnsi="Times New Roman"/>
          <w:b/>
          <w:sz w:val="26"/>
          <w:szCs w:val="26"/>
          <w:lang w:val="vi-VN"/>
        </w:rPr>
        <w:t>Rủi ro biến động giá cả nguyên liệu đầu vào</w:t>
      </w:r>
      <w:r w:rsidR="004841D7" w:rsidRPr="00EE671F">
        <w:rPr>
          <w:rFonts w:ascii="Times New Roman" w:hAnsi="Times New Roman"/>
          <w:sz w:val="26"/>
          <w:szCs w:val="26"/>
          <w:lang w:val="vi-VN"/>
        </w:rPr>
        <w:t xml:space="preserve">: các nguyên, nhiên vật liệu khác chủ yếu mua thị trường trong nước, ít chịu ảnh hưởng từ biến động của tỷ giá; Thời gian vay vốn ngắn, lãi suất hiện có xu hướng giảm… </w:t>
      </w:r>
      <w:r w:rsidR="004841D7" w:rsidRPr="00EE671F">
        <w:rPr>
          <w:rFonts w:ascii="Times New Roman" w:hAnsi="Times New Roman"/>
          <w:sz w:val="26"/>
          <w:szCs w:val="26"/>
        </w:rPr>
        <w:t>có rủi ro nhưng mức độ thiệt hại ko cao</w:t>
      </w:r>
    </w:p>
    <w:p w:rsidR="00B33756" w:rsidRDefault="004841D7" w:rsidP="004841D7">
      <w:pPr>
        <w:spacing w:before="20" w:after="20" w:line="360" w:lineRule="auto"/>
        <w:jc w:val="both"/>
        <w:rPr>
          <w:rFonts w:ascii="Times New Roman" w:eastAsia="Times New Roman" w:hAnsi="Times New Roman"/>
          <w:iCs/>
          <w:sz w:val="28"/>
          <w:szCs w:val="26"/>
          <w:lang w:val="pt-BR"/>
        </w:rPr>
      </w:pPr>
      <w:r w:rsidRPr="00EE671F">
        <w:rPr>
          <w:rFonts w:ascii="Times New Roman" w:hAnsi="Times New Roman"/>
          <w:b/>
          <w:bCs/>
          <w:sz w:val="26"/>
          <w:szCs w:val="26"/>
          <w:lang w:val="vi-VN"/>
        </w:rPr>
        <w:t xml:space="preserve">4. Đánh giá quy định về hạn chế cho vay, giới hạn cho vay : </w:t>
      </w:r>
      <w:r w:rsidRPr="00EE671F">
        <w:rPr>
          <w:rFonts w:ascii="Times New Roman" w:hAnsi="Times New Roman"/>
          <w:bCs/>
          <w:sz w:val="26"/>
          <w:szCs w:val="26"/>
          <w:lang w:val="vi-VN"/>
        </w:rPr>
        <w:t xml:space="preserve">Doanh nghiệp không nằm trong </w:t>
      </w:r>
      <w:r w:rsidR="00B33756" w:rsidRPr="00EE671F">
        <w:rPr>
          <w:rFonts w:ascii="Times New Roman" w:eastAsia="Times New Roman" w:hAnsi="Times New Roman"/>
          <w:iCs/>
          <w:sz w:val="28"/>
          <w:szCs w:val="26"/>
          <w:lang w:val="pt-BR"/>
        </w:rPr>
        <w:t>đối tượng bị hạn chế cho vay, không vi phạm giới hạn cho vay</w:t>
      </w:r>
      <w:r w:rsidR="00B33756">
        <w:rPr>
          <w:rFonts w:ascii="Times New Roman" w:eastAsia="Times New Roman" w:hAnsi="Times New Roman"/>
          <w:iCs/>
          <w:sz w:val="28"/>
          <w:szCs w:val="26"/>
          <w:lang w:val="pt-BR"/>
        </w:rPr>
        <w:t>.</w:t>
      </w:r>
    </w:p>
    <w:p w:rsidR="004841D7" w:rsidRPr="00B0625C" w:rsidRDefault="00B33756" w:rsidP="004841D7">
      <w:pPr>
        <w:spacing w:before="20" w:after="20" w:line="360" w:lineRule="auto"/>
        <w:jc w:val="both"/>
        <w:rPr>
          <w:rFonts w:ascii="Times New Roman" w:hAnsi="Times New Roman"/>
          <w:b/>
          <w:bCs/>
          <w:sz w:val="26"/>
          <w:szCs w:val="26"/>
          <w:lang w:val="vi-VN"/>
        </w:rPr>
      </w:pPr>
      <w:r w:rsidRPr="00EE671F">
        <w:rPr>
          <w:rFonts w:ascii="Times New Roman" w:hAnsi="Times New Roman"/>
          <w:b/>
          <w:bCs/>
          <w:sz w:val="26"/>
          <w:szCs w:val="26"/>
          <w:lang w:val="vi-VN"/>
        </w:rPr>
        <w:t xml:space="preserve"> </w:t>
      </w:r>
      <w:r w:rsidR="004841D7" w:rsidRPr="00EE671F">
        <w:rPr>
          <w:rFonts w:ascii="Times New Roman" w:hAnsi="Times New Roman"/>
          <w:b/>
          <w:bCs/>
          <w:sz w:val="26"/>
          <w:szCs w:val="26"/>
          <w:lang w:val="vi-VN"/>
        </w:rPr>
        <w:t>5. Đề xuất</w:t>
      </w:r>
      <w:r w:rsidR="00B0625C" w:rsidRPr="00B0625C">
        <w:rPr>
          <w:rFonts w:ascii="Times New Roman" w:hAnsi="Times New Roman"/>
          <w:b/>
          <w:bCs/>
          <w:sz w:val="26"/>
          <w:szCs w:val="26"/>
          <w:lang w:val="vi-VN"/>
        </w:rPr>
        <w:t>:</w:t>
      </w:r>
    </w:p>
    <w:p w:rsidR="004841D7" w:rsidRPr="00EE671F" w:rsidRDefault="004841D7" w:rsidP="004841D7">
      <w:pPr>
        <w:tabs>
          <w:tab w:val="left" w:pos="720"/>
        </w:tabs>
        <w:spacing w:after="0" w:line="240" w:lineRule="auto"/>
        <w:ind w:firstLine="720"/>
        <w:jc w:val="both"/>
        <w:rPr>
          <w:rFonts w:ascii="Times New Roman" w:eastAsia="Times New Roman" w:hAnsi="Times New Roman"/>
          <w:iCs/>
          <w:sz w:val="28"/>
          <w:szCs w:val="26"/>
          <w:lang w:val="pt-BR"/>
        </w:rPr>
      </w:pPr>
      <w:r w:rsidRPr="00EE671F">
        <w:rPr>
          <w:rFonts w:ascii="Times New Roman" w:eastAsia="Times New Roman" w:hAnsi="Times New Roman"/>
          <w:iCs/>
          <w:sz w:val="28"/>
          <w:szCs w:val="26"/>
          <w:lang w:val="pt-BR"/>
        </w:rPr>
        <w:t xml:space="preserve">Tôi là </w:t>
      </w:r>
      <w:r w:rsidR="00502901">
        <w:rPr>
          <w:rFonts w:ascii="Times New Roman" w:eastAsia="Times New Roman" w:hAnsi="Times New Roman"/>
          <w:iCs/>
          <w:sz w:val="28"/>
          <w:szCs w:val="26"/>
          <w:lang w:val="pt-BR"/>
        </w:rPr>
        <w:t>.......</w:t>
      </w:r>
      <w:r w:rsidR="00B33756">
        <w:rPr>
          <w:rFonts w:ascii="Times New Roman" w:eastAsia="Times New Roman" w:hAnsi="Times New Roman"/>
          <w:iCs/>
          <w:sz w:val="28"/>
          <w:szCs w:val="26"/>
          <w:lang w:val="pt-BR"/>
        </w:rPr>
        <w:t xml:space="preserve"> </w:t>
      </w:r>
      <w:r w:rsidR="00B0625C">
        <w:rPr>
          <w:rFonts w:ascii="Times New Roman" w:eastAsia="Times New Roman" w:hAnsi="Times New Roman"/>
          <w:iCs/>
          <w:sz w:val="28"/>
          <w:szCs w:val="26"/>
          <w:lang w:val="pt-BR"/>
        </w:rPr>
        <w:t xml:space="preserve">– cán bộ thẩm định món vay của Công ty TNHH </w:t>
      </w:r>
      <w:r w:rsidR="00502901">
        <w:rPr>
          <w:rFonts w:ascii="Times New Roman" w:eastAsia="Times New Roman" w:hAnsi="Times New Roman"/>
          <w:iCs/>
          <w:sz w:val="28"/>
          <w:szCs w:val="26"/>
          <w:lang w:val="pt-BR"/>
        </w:rPr>
        <w:t>..............</w:t>
      </w:r>
      <w:r w:rsidR="00B0625C">
        <w:rPr>
          <w:rFonts w:ascii="Times New Roman" w:eastAsia="Times New Roman" w:hAnsi="Times New Roman"/>
          <w:iCs/>
          <w:sz w:val="28"/>
          <w:szCs w:val="26"/>
          <w:lang w:val="pt-BR"/>
        </w:rPr>
        <w:t xml:space="preserve">. Sau khi thẩm định các điều kiện và kế hoạch kinh doanh của khách hàng, </w:t>
      </w:r>
      <w:r w:rsidRPr="00EE671F">
        <w:rPr>
          <w:rFonts w:ascii="Times New Roman" w:eastAsia="Times New Roman" w:hAnsi="Times New Roman"/>
          <w:iCs/>
          <w:sz w:val="28"/>
          <w:szCs w:val="26"/>
          <w:lang w:val="pt-BR"/>
        </w:rPr>
        <w:t xml:space="preserve">tôi đồng ý cho vay. Kính trình Giám đốc ngân hàng No&amp;PTNT </w:t>
      </w:r>
      <w:r w:rsidR="00502901">
        <w:rPr>
          <w:rFonts w:ascii="Times New Roman" w:eastAsia="Times New Roman" w:hAnsi="Times New Roman"/>
          <w:iCs/>
          <w:sz w:val="28"/>
          <w:szCs w:val="26"/>
          <w:lang w:val="pt-BR"/>
        </w:rPr>
        <w:t>..............</w:t>
      </w:r>
      <w:r w:rsidRPr="00EE671F">
        <w:rPr>
          <w:rFonts w:ascii="Times New Roman" w:eastAsia="Times New Roman" w:hAnsi="Times New Roman"/>
          <w:iCs/>
          <w:sz w:val="28"/>
          <w:szCs w:val="26"/>
          <w:lang w:val="pt-BR"/>
        </w:rPr>
        <w:t xml:space="preserve"> xem xét, phê duyệt cho vay với nội dung sau: </w:t>
      </w:r>
    </w:p>
    <w:p w:rsidR="00E601AA" w:rsidRPr="00EE671F" w:rsidRDefault="00E601AA" w:rsidP="00E601AA">
      <w:pPr>
        <w:spacing w:after="0" w:line="300" w:lineRule="auto"/>
        <w:ind w:firstLine="720"/>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Phương thức cho vay: Theo hạn mức tín dụng.</w:t>
      </w:r>
    </w:p>
    <w:p w:rsidR="00E601AA" w:rsidRPr="00EE671F" w:rsidRDefault="00E601AA" w:rsidP="00E601AA">
      <w:pPr>
        <w:spacing w:after="0" w:line="300" w:lineRule="auto"/>
        <w:ind w:firstLine="720"/>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xml:space="preserve">Tổng mức cấp tín dụng được cấp tối đa: 100.000.000.000 (Một trăm tỷ đồng). </w:t>
      </w:r>
    </w:p>
    <w:p w:rsidR="00E601AA" w:rsidRPr="00EE671F" w:rsidRDefault="00E601AA" w:rsidP="00E601AA">
      <w:pPr>
        <w:spacing w:after="0" w:line="300" w:lineRule="auto"/>
        <w:ind w:firstLine="720"/>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(Tổng mức cấp tín dụng bao gồm cả nợ vay ngắn hạn và cam kết bảo lãnh)</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Đồng tiền cho vay: Đồng Việt Nam</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Mục đích sử dụng vốn vay: bổ sung vốn lưu động cho hoạt động thương mại vật liệu xây dựng…</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Thời hạn hạn mức tín dụng: 12 tháng</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Thời hạn cho vay trên giấy nhận nợ: 8 tháng</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Kỳ hạn trả nợ gốc/lãi: theo từng giấy nhận nợ</w:t>
      </w:r>
    </w:p>
    <w:p w:rsidR="00E601AA" w:rsidRPr="00EE671F" w:rsidRDefault="00E601AA" w:rsidP="00E601AA">
      <w:pPr>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Lãi suất cho vay:   Theo lãi suất vay ngắn hạn sản xuất kinh doanh của Ngân hàng công bố theo từng thời kỳ. Tại thời điểm thẩm định, mức lãi suất như sau:</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Lãi suất cho vay trong hạn: 8.0%/năm (Lãi suất có thể thay đổi khi có sự biến động theo quy định của Ngân hàng trong từng thời kỳ).</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Lãi suất áp dụng đối với dư nợ gốc bị quá hạn: 120% lãi suất cho vay trong hạn tại thời điểm chuyển nợ quá hạn.</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+Lãi suất áp dụng đối với lãi chậm trả: 5%/năm tính trên số dư lãi chậm trả tương ứng với thời gian chậm trả.</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+Phí trả nợ trước hạn: áp dụng theo quy định của Agribank TX </w:t>
      </w:r>
      <w:r w:rsidR="00502901">
        <w:rPr>
          <w:rFonts w:ascii="Times New Roman" w:eastAsia="Times New Roman" w:hAnsi="Times New Roman"/>
          <w:sz w:val="26"/>
          <w:szCs w:val="26"/>
        </w:rPr>
        <w:t>..............</w:t>
      </w:r>
      <w:r w:rsidRPr="00EE671F">
        <w:rPr>
          <w:rFonts w:ascii="Times New Roman" w:eastAsia="Times New Roman" w:hAnsi="Times New Roman"/>
          <w:sz w:val="26"/>
          <w:szCs w:val="26"/>
        </w:rPr>
        <w:t xml:space="preserve"> từng thời kỳ</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+Các loại phí khác : Theo quy định của Ngân hàng No&amp;PTNT TX </w:t>
      </w:r>
      <w:r w:rsidR="00502901">
        <w:rPr>
          <w:rFonts w:ascii="Times New Roman" w:eastAsia="Times New Roman" w:hAnsi="Times New Roman"/>
          <w:sz w:val="26"/>
          <w:szCs w:val="26"/>
        </w:rPr>
        <w:t>..............</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Phương thức giải ngân: Chuyển khoản hoặc nhận tiền mặt ( tùy theo nội dung của HĐ kinh tế và chứng từ mà khách hàng cung cấp cho mục đích giải ngân)</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Bảo đảm tiền vay: Cho vay có đảm bảo bằng tài sản theo tỷ lệ tối thiểu 50% tổng mức cấp tín dụng có tài sản đảm bảo ( Chi tiết theo mục V Tài sản đảm bảo của  báo cáo thẩm định này)</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Nguồn vốn cho vay: Nguồn vốn kinh doanh</w:t>
      </w:r>
    </w:p>
    <w:p w:rsidR="00E601AA" w:rsidRPr="00EE671F"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Chương trình cho vay: Theo NĐ55</w:t>
      </w:r>
    </w:p>
    <w:p w:rsidR="00E601AA" w:rsidRDefault="00E601AA" w:rsidP="00E601AA">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Lĩnh vực cho vay: Cho vay phục vụ sản xuất công nghiệp thương mại và cung ứng các dịch vụ trên địa bàn Nông thôn.</w:t>
      </w:r>
    </w:p>
    <w:p w:rsidR="00E601AA" w:rsidRPr="00EE671F" w:rsidRDefault="00E601AA" w:rsidP="00E601AA">
      <w:pPr>
        <w:tabs>
          <w:tab w:val="left" w:pos="720"/>
          <w:tab w:val="left" w:pos="1440"/>
          <w:tab w:val="left" w:pos="5784"/>
        </w:tabs>
        <w:spacing w:after="0" w:line="300" w:lineRule="auto"/>
        <w:ind w:firstLine="720"/>
        <w:jc w:val="both"/>
        <w:rPr>
          <w:rFonts w:ascii="Times New Roman" w:eastAsia="Times New Roman" w:hAnsi="Times New Roman"/>
          <w:sz w:val="26"/>
          <w:szCs w:val="26"/>
        </w:rPr>
      </w:pPr>
      <w:r>
        <w:rPr>
          <w:rFonts w:ascii="Times New Roman" w:eastAsia="Times New Roman" w:hAnsi="Times New Roman"/>
          <w:sz w:val="26"/>
          <w:szCs w:val="26"/>
        </w:rPr>
        <w:tab/>
        <w:t xml:space="preserve">                                                       Ngày 05 tháng 07 năm 2018</w:t>
      </w:r>
    </w:p>
    <w:p w:rsidR="004841D7" w:rsidRPr="00EE671F" w:rsidRDefault="004841D7" w:rsidP="004841D7">
      <w:pPr>
        <w:spacing w:after="0" w:line="300" w:lineRule="auto"/>
        <w:jc w:val="center"/>
        <w:rPr>
          <w:rFonts w:ascii="Times New Roman" w:eastAsia="Times New Roman" w:hAnsi="Times New Roman"/>
          <w:b/>
          <w:sz w:val="26"/>
          <w:szCs w:val="26"/>
          <w:lang w:val="pt-BR"/>
        </w:rPr>
      </w:pPr>
      <w:r w:rsidRPr="00EE671F">
        <w:rPr>
          <w:rFonts w:ascii="Times New Roman" w:eastAsia="Times New Roman" w:hAnsi="Times New Roman"/>
          <w:sz w:val="26"/>
          <w:szCs w:val="26"/>
          <w:lang w:val="pt-BR"/>
        </w:rPr>
        <w:t xml:space="preserve">                                                                </w:t>
      </w:r>
      <w:r w:rsidRPr="00EE671F">
        <w:rPr>
          <w:rFonts w:ascii="Times New Roman" w:eastAsia="Times New Roman" w:hAnsi="Times New Roman"/>
          <w:b/>
          <w:sz w:val="26"/>
          <w:szCs w:val="26"/>
          <w:lang w:val="pt-BR"/>
        </w:rPr>
        <w:t>CÁN BỘ THẨM ĐỊNH</w:t>
      </w:r>
    </w:p>
    <w:p w:rsidR="004841D7" w:rsidRPr="00EE671F" w:rsidRDefault="004841D7" w:rsidP="004841D7">
      <w:pPr>
        <w:tabs>
          <w:tab w:val="left" w:pos="6105"/>
        </w:tabs>
        <w:spacing w:after="0" w:line="300" w:lineRule="auto"/>
        <w:jc w:val="both"/>
        <w:rPr>
          <w:rFonts w:ascii="Times New Roman" w:eastAsia="Times New Roman" w:hAnsi="Times New Roman"/>
          <w:sz w:val="26"/>
          <w:szCs w:val="26"/>
          <w:lang w:val="pt-BR"/>
        </w:rPr>
      </w:pPr>
    </w:p>
    <w:p w:rsidR="004841D7" w:rsidRPr="00EE671F" w:rsidRDefault="004841D7" w:rsidP="004841D7">
      <w:pPr>
        <w:tabs>
          <w:tab w:val="left" w:pos="6105"/>
        </w:tabs>
        <w:spacing w:after="0" w:line="300" w:lineRule="auto"/>
        <w:jc w:val="both"/>
        <w:rPr>
          <w:rFonts w:ascii="Times New Roman" w:eastAsia="Times New Roman" w:hAnsi="Times New Roman"/>
          <w:sz w:val="26"/>
          <w:szCs w:val="26"/>
          <w:lang w:val="pt-BR"/>
        </w:rPr>
      </w:pPr>
    </w:p>
    <w:p w:rsidR="004841D7" w:rsidRPr="00EE671F" w:rsidRDefault="00502901" w:rsidP="004841D7">
      <w:pPr>
        <w:tabs>
          <w:tab w:val="left" w:leader="dot" w:pos="9724"/>
        </w:tabs>
        <w:spacing w:after="0" w:line="300" w:lineRule="auto"/>
        <w:jc w:val="both"/>
        <w:rPr>
          <w:rFonts w:ascii="Times New Roman" w:eastAsia="Times New Roman" w:hAnsi="Times New Roman"/>
          <w:b/>
          <w:sz w:val="26"/>
          <w:szCs w:val="26"/>
          <w:lang w:val="pt-BR"/>
        </w:rPr>
      </w:pPr>
      <w:r>
        <w:rPr>
          <w:rFonts w:ascii="Times New Roman" w:eastAsia="Times New Roman" w:hAnsi="Times New Roman"/>
          <w:b/>
          <w:i/>
          <w:sz w:val="26"/>
          <w:szCs w:val="26"/>
          <w:lang w:val="pt-BR"/>
        </w:rPr>
        <w:t>.</w:t>
      </w:r>
    </w:p>
    <w:p w:rsidR="004841D7" w:rsidRPr="00EE671F" w:rsidRDefault="004841D7" w:rsidP="004841D7">
      <w:pPr>
        <w:tabs>
          <w:tab w:val="left" w:leader="dot" w:pos="9724"/>
        </w:tabs>
        <w:spacing w:after="0" w:line="300" w:lineRule="auto"/>
        <w:jc w:val="both"/>
        <w:rPr>
          <w:rFonts w:ascii="Times New Roman" w:eastAsia="Times New Roman" w:hAnsi="Times New Roman"/>
          <w:b/>
          <w:sz w:val="26"/>
          <w:szCs w:val="26"/>
          <w:lang w:val="pt-BR"/>
        </w:rPr>
      </w:pPr>
    </w:p>
    <w:p w:rsidR="004841D7" w:rsidRPr="00EE671F" w:rsidRDefault="004841D7" w:rsidP="004841D7">
      <w:pPr>
        <w:tabs>
          <w:tab w:val="left" w:leader="dot" w:pos="9724"/>
        </w:tabs>
        <w:spacing w:after="0" w:line="300" w:lineRule="auto"/>
        <w:jc w:val="both"/>
        <w:rPr>
          <w:rFonts w:ascii="Times New Roman" w:eastAsia="Times New Roman" w:hAnsi="Times New Roman"/>
          <w:b/>
          <w:sz w:val="26"/>
          <w:szCs w:val="26"/>
          <w:lang w:val="pt-BR"/>
        </w:rPr>
      </w:pPr>
      <w:r w:rsidRPr="00EE671F">
        <w:rPr>
          <w:rFonts w:ascii="Times New Roman" w:eastAsia="Times New Roman" w:hAnsi="Times New Roman"/>
          <w:b/>
          <w:sz w:val="26"/>
          <w:szCs w:val="26"/>
          <w:lang w:val="pt-BR"/>
        </w:rPr>
        <w:t>Ý kiến của Kiểm soát khoản vay</w:t>
      </w:r>
    </w:p>
    <w:p w:rsidR="004841D7" w:rsidRPr="00EE671F" w:rsidRDefault="004841D7" w:rsidP="004841D7">
      <w:pPr>
        <w:tabs>
          <w:tab w:val="left" w:leader="dot" w:pos="9724"/>
        </w:tabs>
        <w:spacing w:after="0" w:line="300" w:lineRule="auto"/>
        <w:jc w:val="both"/>
        <w:rPr>
          <w:rFonts w:ascii="Times New Roman" w:eastAsia="Times New Roman" w:hAnsi="Times New Roman"/>
          <w:bCs/>
          <w:sz w:val="26"/>
          <w:szCs w:val="26"/>
          <w:lang w:val="pt-BR"/>
        </w:rPr>
      </w:pPr>
      <w:r w:rsidRPr="00EE671F">
        <w:rPr>
          <w:rFonts w:ascii="Times New Roman" w:eastAsia="Times New Roman" w:hAnsi="Times New Roman"/>
          <w:b/>
          <w:sz w:val="26"/>
          <w:szCs w:val="26"/>
          <w:lang w:val="pt-BR"/>
        </w:rPr>
        <w:t xml:space="preserve">1. Nhận xét: </w:t>
      </w:r>
      <w:r w:rsidRPr="00EE671F">
        <w:rPr>
          <w:rFonts w:ascii="Times New Roman" w:eastAsia="Times New Roman" w:hAnsi="Times New Roman"/>
          <w:sz w:val="26"/>
          <w:szCs w:val="26"/>
          <w:lang w:val="pt-BR"/>
        </w:rPr>
        <w:t>Đồng ý với nội dung thẩm định và các ý kiến nhận xét của cán bộ thẩm định</w:t>
      </w:r>
    </w:p>
    <w:p w:rsidR="004841D7" w:rsidRPr="00EE671F" w:rsidRDefault="004841D7" w:rsidP="004841D7">
      <w:pPr>
        <w:tabs>
          <w:tab w:val="left" w:leader="dot" w:pos="9724"/>
        </w:tabs>
        <w:spacing w:after="0" w:line="300" w:lineRule="auto"/>
        <w:jc w:val="both"/>
        <w:rPr>
          <w:rFonts w:ascii="Times New Roman" w:eastAsia="Times New Roman" w:hAnsi="Times New Roman"/>
          <w:b/>
          <w:sz w:val="26"/>
          <w:szCs w:val="26"/>
          <w:lang w:val="pt-BR"/>
        </w:rPr>
      </w:pPr>
      <w:r w:rsidRPr="00EE671F">
        <w:rPr>
          <w:rFonts w:ascii="Times New Roman" w:eastAsia="Times New Roman" w:hAnsi="Times New Roman"/>
          <w:b/>
          <w:sz w:val="26"/>
          <w:szCs w:val="26"/>
          <w:lang w:val="pt-BR"/>
        </w:rPr>
        <w:t xml:space="preserve">2.Đề xuất: Chấp thuận cho khách hàng công ty TNHH </w:t>
      </w:r>
      <w:r w:rsidR="00502901">
        <w:rPr>
          <w:rFonts w:ascii="Times New Roman" w:eastAsia="Times New Roman" w:hAnsi="Times New Roman"/>
          <w:b/>
          <w:sz w:val="26"/>
          <w:szCs w:val="26"/>
          <w:lang w:val="pt-BR"/>
        </w:rPr>
        <w:t>..............</w:t>
      </w:r>
      <w:r w:rsidRPr="00EE671F">
        <w:rPr>
          <w:rFonts w:ascii="Times New Roman" w:eastAsia="Times New Roman" w:hAnsi="Times New Roman"/>
          <w:b/>
          <w:sz w:val="26"/>
          <w:szCs w:val="26"/>
          <w:lang w:val="pt-BR"/>
        </w:rPr>
        <w:t xml:space="preserve"> vay vốn theo nội dung dưới đây, đề nghị giám đốc Ngân hàng No&amp;PTNT TX </w:t>
      </w:r>
      <w:r w:rsidR="00502901">
        <w:rPr>
          <w:rFonts w:ascii="Times New Roman" w:eastAsia="Times New Roman" w:hAnsi="Times New Roman"/>
          <w:b/>
          <w:sz w:val="26"/>
          <w:szCs w:val="26"/>
          <w:lang w:val="pt-BR"/>
        </w:rPr>
        <w:t>..............</w:t>
      </w:r>
      <w:r w:rsidRPr="00EE671F">
        <w:rPr>
          <w:rFonts w:ascii="Times New Roman" w:eastAsia="Times New Roman" w:hAnsi="Times New Roman"/>
          <w:b/>
          <w:sz w:val="26"/>
          <w:szCs w:val="26"/>
          <w:lang w:val="pt-BR"/>
        </w:rPr>
        <w:t xml:space="preserve">, Hội đồng tín dụng Ngân hàng No&amp;PTNT TX </w:t>
      </w:r>
      <w:r w:rsidR="00502901">
        <w:rPr>
          <w:rFonts w:ascii="Times New Roman" w:eastAsia="Times New Roman" w:hAnsi="Times New Roman"/>
          <w:b/>
          <w:sz w:val="26"/>
          <w:szCs w:val="26"/>
          <w:lang w:val="pt-BR"/>
        </w:rPr>
        <w:t>..............</w:t>
      </w:r>
      <w:r w:rsidRPr="00EE671F">
        <w:rPr>
          <w:rFonts w:ascii="Times New Roman" w:eastAsia="Times New Roman" w:hAnsi="Times New Roman"/>
          <w:b/>
          <w:sz w:val="26"/>
          <w:szCs w:val="26"/>
          <w:lang w:val="pt-BR"/>
        </w:rPr>
        <w:t xml:space="preserve"> phê duyệt</w:t>
      </w:r>
    </w:p>
    <w:p w:rsidR="004841D7" w:rsidRPr="00EE671F" w:rsidRDefault="004841D7" w:rsidP="004841D7">
      <w:pPr>
        <w:spacing w:after="0" w:line="300" w:lineRule="auto"/>
        <w:ind w:firstLine="720"/>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Phương thức cho vay: Theo hạn mức tín dụng.</w:t>
      </w:r>
    </w:p>
    <w:p w:rsidR="004841D7" w:rsidRPr="00EE671F" w:rsidRDefault="004841D7" w:rsidP="004841D7">
      <w:pPr>
        <w:spacing w:after="0" w:line="300" w:lineRule="auto"/>
        <w:ind w:firstLine="720"/>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 xml:space="preserve">Tổng mức cấp tín dụng được cấp tối đa: 100.000.000.000 (Một trăm tỷ đồng). </w:t>
      </w:r>
    </w:p>
    <w:p w:rsidR="004841D7" w:rsidRPr="00EE671F" w:rsidRDefault="004841D7" w:rsidP="004841D7">
      <w:pPr>
        <w:spacing w:after="0" w:line="300" w:lineRule="auto"/>
        <w:ind w:firstLine="720"/>
        <w:jc w:val="both"/>
        <w:rPr>
          <w:rFonts w:ascii="Times New Roman" w:eastAsia="Times New Roman" w:hAnsi="Times New Roman"/>
          <w:sz w:val="26"/>
          <w:szCs w:val="26"/>
          <w:lang w:val="pt-BR"/>
        </w:rPr>
      </w:pPr>
      <w:r w:rsidRPr="00EE671F">
        <w:rPr>
          <w:rFonts w:ascii="Times New Roman" w:eastAsia="Times New Roman" w:hAnsi="Times New Roman"/>
          <w:sz w:val="26"/>
          <w:szCs w:val="26"/>
          <w:lang w:val="pt-BR"/>
        </w:rPr>
        <w:t>(Tổng mức cấp tín dụng bao gồm cả nợ vay ngắn hạn và cam kết bảo lãnh)</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Đồng tiền cho vay: Đồng Việt Nam</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Mục đích sử dụng vốn vay: bổ sung vốn lưu động cho hoạt động thương mại vật liệu xây dựng…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Thời hạn hạn mức tín dụng: 12 tháng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Thời hạn cho vay trên giấy nhận nợ: 8 tháng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Kỳ hạn trả nợ gốc/lãi: theo từng giấy nhận nợ</w:t>
      </w:r>
    </w:p>
    <w:p w:rsidR="004841D7" w:rsidRPr="00EE671F" w:rsidRDefault="004841D7" w:rsidP="004841D7">
      <w:pPr>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Lãi suất cho vay:   Theo lãi suất vay ngắn hạn sản xuất kinh doanh của Ngân hàng công bố theo từng thời kỳ. Tại thời điểm thẩm định, mức lãi suất như sau:</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Lãi suất cho vay trong hạn: 8.0%/năm (Lãi suất có thể thay đổi khi có sự biến động theo quy định của Ngân hàng trong từng thời kỳ).</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Lãi suất áp dụng đối với dư nợ gốc bị quá hạn: 120% lãi suất cho vay trong hạn tại thời điểm chuyển nợ quá hạn.</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+Lãi suất áp dụng đối với lãi chậm trả: 5%/năm tính trên số dư lãi chậm trả tương ứng với thời gian chậm trả.</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+Phí trả nợ trước hạn: áp dụng theo quy định của Agribank TX </w:t>
      </w:r>
      <w:r w:rsidR="00502901">
        <w:rPr>
          <w:rFonts w:ascii="Times New Roman" w:eastAsia="Times New Roman" w:hAnsi="Times New Roman"/>
          <w:sz w:val="26"/>
          <w:szCs w:val="26"/>
        </w:rPr>
        <w:t>..............</w:t>
      </w:r>
      <w:r w:rsidRPr="00EE671F">
        <w:rPr>
          <w:rFonts w:ascii="Times New Roman" w:eastAsia="Times New Roman" w:hAnsi="Times New Roman"/>
          <w:sz w:val="26"/>
          <w:szCs w:val="26"/>
        </w:rPr>
        <w:t xml:space="preserve"> từng thời kỳ</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+Các loại phí khác : Theo quy định của Ngân hàng No&amp;PTNT TX </w:t>
      </w:r>
      <w:r w:rsidR="00502901">
        <w:rPr>
          <w:rFonts w:ascii="Times New Roman" w:eastAsia="Times New Roman" w:hAnsi="Times New Roman"/>
          <w:sz w:val="26"/>
          <w:szCs w:val="26"/>
        </w:rPr>
        <w:t>..............</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Phương thức giải ngân: Chuyển khoản hoặc nhận tiền mặt ( tùy theo nội dung của HĐ kinh tế và chứng từ mà khách hàng cung cấp cho mục đích giải ngân)</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Bảo đảm tiền vay: Cho vay có đảm bảo bằng tài sản theo tỷ lệ tối thiểu 50% tổng mức cấp tín dụng có tài sản đảm bảo ( Chi tiết theo mục V Tài sản đảm bảo của  báo cáo thẩm định này)</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Nguồn vốn cho vay: Nguồn vốn kinh doanh</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Chương trình cho vay: Theo NĐ55</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Lĩnh vực cho vay: Cho vay phục vụ sản xuất công nghiệp thương mại và cung ứng các dịch vụ trên địa bàn Nông thôn.</w:t>
      </w:r>
    </w:p>
    <w:p w:rsidR="004841D7" w:rsidRPr="00EE671F" w:rsidRDefault="004841D7" w:rsidP="004841D7">
      <w:pPr>
        <w:spacing w:after="0" w:line="300" w:lineRule="auto"/>
        <w:ind w:firstLine="654"/>
        <w:jc w:val="both"/>
        <w:rPr>
          <w:rFonts w:ascii="Times New Roman" w:eastAsia="Times New Roman" w:hAnsi="Times New Roman"/>
          <w:sz w:val="26"/>
          <w:szCs w:val="26"/>
        </w:rPr>
      </w:pPr>
      <w:r w:rsidRPr="00EE671F">
        <w:rPr>
          <w:rFonts w:ascii="Times New Roman" w:eastAsia="Times New Roman" w:hAnsi="Times New Roman"/>
          <w:sz w:val="26"/>
          <w:szCs w:val="26"/>
        </w:rPr>
        <w:t>Trân trọng kính trình!</w:t>
      </w:r>
      <w:r w:rsidRPr="00EE671F">
        <w:rPr>
          <w:rFonts w:ascii="Times New Roman" w:eastAsia="Times New Roman" w:hAnsi="Times New Roman"/>
          <w:sz w:val="26"/>
          <w:szCs w:val="26"/>
        </w:rPr>
        <w:tab/>
      </w:r>
      <w:r w:rsidRPr="00EE671F">
        <w:rPr>
          <w:rFonts w:ascii="Times New Roman" w:eastAsia="Times New Roman" w:hAnsi="Times New Roman"/>
          <w:sz w:val="26"/>
          <w:szCs w:val="26"/>
        </w:rPr>
        <w:tab/>
      </w:r>
      <w:r w:rsidRPr="00EE671F">
        <w:rPr>
          <w:rFonts w:ascii="Times New Roman" w:eastAsia="Times New Roman" w:hAnsi="Times New Roman"/>
          <w:sz w:val="26"/>
          <w:szCs w:val="26"/>
        </w:rPr>
        <w:tab/>
      </w:r>
      <w:r w:rsidRPr="00EE671F">
        <w:rPr>
          <w:rFonts w:ascii="Times New Roman" w:eastAsia="Times New Roman" w:hAnsi="Times New Roman"/>
          <w:sz w:val="26"/>
          <w:szCs w:val="26"/>
        </w:rPr>
        <w:tab/>
        <w:t xml:space="preserve">       </w:t>
      </w:r>
      <w:r w:rsidRPr="00EE671F">
        <w:rPr>
          <w:rFonts w:ascii="Times New Roman" w:eastAsia="Times New Roman" w:hAnsi="Times New Roman"/>
          <w:sz w:val="26"/>
          <w:szCs w:val="26"/>
        </w:rPr>
        <w:tab/>
      </w:r>
    </w:p>
    <w:p w:rsidR="004841D7" w:rsidRPr="00EE671F" w:rsidRDefault="00E601AA" w:rsidP="004841D7">
      <w:pPr>
        <w:spacing w:after="0" w:line="300" w:lineRule="auto"/>
        <w:ind w:firstLine="654"/>
        <w:jc w:val="both"/>
        <w:rPr>
          <w:rFonts w:ascii="Times New Roman" w:eastAsia="Times New Roman" w:hAnsi="Times New Roman"/>
          <w:sz w:val="26"/>
          <w:szCs w:val="20"/>
        </w:rPr>
      </w:pPr>
      <w:r>
        <w:rPr>
          <w:rFonts w:ascii="Times New Roman" w:eastAsia="Times New Roman" w:hAnsi="Times New Roman"/>
          <w:sz w:val="26"/>
          <w:szCs w:val="26"/>
        </w:rPr>
        <w:t xml:space="preserve">                                                                    Ngày 05 tháng 07 năm 2018</w:t>
      </w:r>
    </w:p>
    <w:p w:rsidR="004841D7" w:rsidRPr="00EE671F" w:rsidRDefault="004841D7" w:rsidP="004841D7">
      <w:pPr>
        <w:tabs>
          <w:tab w:val="left" w:pos="5810"/>
        </w:tabs>
        <w:spacing w:after="0" w:line="300" w:lineRule="auto"/>
        <w:jc w:val="both"/>
        <w:rPr>
          <w:rFonts w:ascii="Times New Roman" w:eastAsia="Times New Roman" w:hAnsi="Times New Roman"/>
          <w:b/>
          <w:sz w:val="26"/>
          <w:szCs w:val="26"/>
        </w:rPr>
      </w:pPr>
      <w:r w:rsidRPr="00EE671F">
        <w:rPr>
          <w:rFonts w:ascii="Times New Roman" w:eastAsia="Times New Roman" w:hAnsi="Times New Roman"/>
          <w:b/>
          <w:sz w:val="26"/>
          <w:szCs w:val="26"/>
        </w:rPr>
        <w:tab/>
        <w:t xml:space="preserve">   Kiểm soát khoản vay</w:t>
      </w:r>
    </w:p>
    <w:p w:rsidR="004841D7" w:rsidRPr="00EE671F" w:rsidRDefault="004841D7" w:rsidP="004841D7">
      <w:pPr>
        <w:tabs>
          <w:tab w:val="left" w:leader="dot" w:pos="9724"/>
        </w:tabs>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w:t>
      </w:r>
    </w:p>
    <w:p w:rsidR="004841D7" w:rsidRPr="00EE671F" w:rsidRDefault="004841D7" w:rsidP="004841D7">
      <w:pPr>
        <w:tabs>
          <w:tab w:val="left" w:leader="dot" w:pos="9724"/>
        </w:tabs>
        <w:spacing w:after="0" w:line="300" w:lineRule="auto"/>
        <w:jc w:val="both"/>
        <w:rPr>
          <w:rFonts w:ascii="Times New Roman" w:eastAsia="Times New Roman" w:hAnsi="Times New Roman"/>
          <w:sz w:val="26"/>
          <w:szCs w:val="26"/>
        </w:rPr>
      </w:pPr>
    </w:p>
    <w:p w:rsidR="004841D7" w:rsidRPr="00EE671F" w:rsidRDefault="004841D7" w:rsidP="004841D7">
      <w:pPr>
        <w:tabs>
          <w:tab w:val="left" w:leader="dot" w:pos="9724"/>
        </w:tabs>
        <w:spacing w:after="0" w:line="300" w:lineRule="auto"/>
        <w:jc w:val="both"/>
        <w:rPr>
          <w:rFonts w:ascii="Times New Roman" w:eastAsia="Times New Roman" w:hAnsi="Times New Roman"/>
          <w:b/>
          <w:i/>
          <w:sz w:val="26"/>
          <w:szCs w:val="26"/>
        </w:rPr>
      </w:pPr>
      <w:r w:rsidRPr="00EE671F">
        <w:rPr>
          <w:rFonts w:ascii="Times New Roman" w:eastAsia="Times New Roman" w:hAnsi="Times New Roman"/>
          <w:b/>
          <w:i/>
          <w:sz w:val="26"/>
          <w:szCs w:val="26"/>
        </w:rPr>
        <w:t xml:space="preserve">                                                                                     </w:t>
      </w:r>
    </w:p>
    <w:p w:rsidR="004841D7" w:rsidRPr="00EE671F" w:rsidRDefault="004841D7" w:rsidP="004841D7">
      <w:pPr>
        <w:tabs>
          <w:tab w:val="left" w:pos="1837"/>
        </w:tabs>
        <w:spacing w:line="300" w:lineRule="auto"/>
        <w:jc w:val="center"/>
        <w:rPr>
          <w:rFonts w:ascii="Times New Roman" w:hAnsi="Times New Roman"/>
          <w:b/>
          <w:sz w:val="26"/>
          <w:szCs w:val="26"/>
        </w:rPr>
      </w:pPr>
    </w:p>
    <w:p w:rsidR="004841D7" w:rsidRPr="00EE671F" w:rsidRDefault="004841D7" w:rsidP="004841D7">
      <w:pPr>
        <w:tabs>
          <w:tab w:val="left" w:pos="1837"/>
        </w:tabs>
        <w:spacing w:line="300" w:lineRule="auto"/>
        <w:jc w:val="center"/>
        <w:rPr>
          <w:rFonts w:ascii="Times New Roman" w:hAnsi="Times New Roman"/>
          <w:b/>
          <w:sz w:val="26"/>
          <w:szCs w:val="26"/>
        </w:rPr>
      </w:pPr>
    </w:p>
    <w:p w:rsidR="004841D7" w:rsidRPr="00EE671F" w:rsidRDefault="004841D7" w:rsidP="004841D7">
      <w:pPr>
        <w:tabs>
          <w:tab w:val="left" w:pos="1837"/>
        </w:tabs>
        <w:spacing w:line="300" w:lineRule="auto"/>
        <w:jc w:val="center"/>
        <w:rPr>
          <w:rFonts w:ascii="Times New Roman" w:hAnsi="Times New Roman"/>
          <w:b/>
          <w:sz w:val="26"/>
          <w:szCs w:val="26"/>
        </w:rPr>
      </w:pPr>
    </w:p>
    <w:p w:rsidR="004841D7" w:rsidRPr="00EE671F" w:rsidRDefault="004841D7" w:rsidP="004841D7">
      <w:pPr>
        <w:tabs>
          <w:tab w:val="left" w:pos="1837"/>
        </w:tabs>
        <w:spacing w:line="300" w:lineRule="auto"/>
        <w:jc w:val="center"/>
        <w:rPr>
          <w:rFonts w:ascii="Times New Roman" w:hAnsi="Times New Roman"/>
          <w:b/>
          <w:sz w:val="26"/>
          <w:szCs w:val="26"/>
        </w:rPr>
      </w:pPr>
    </w:p>
    <w:p w:rsidR="004841D7" w:rsidRPr="00EE671F" w:rsidRDefault="004841D7" w:rsidP="004841D7">
      <w:pPr>
        <w:tabs>
          <w:tab w:val="left" w:pos="1837"/>
        </w:tabs>
        <w:spacing w:line="300" w:lineRule="auto"/>
        <w:jc w:val="center"/>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p>
    <w:p w:rsidR="004841D7" w:rsidRPr="00EE671F" w:rsidRDefault="004841D7" w:rsidP="004841D7">
      <w:pPr>
        <w:tabs>
          <w:tab w:val="left" w:pos="1837"/>
        </w:tabs>
        <w:spacing w:line="300" w:lineRule="auto"/>
        <w:rPr>
          <w:rFonts w:ascii="Times New Roman" w:hAnsi="Times New Roman"/>
          <w:b/>
          <w:sz w:val="26"/>
          <w:szCs w:val="26"/>
        </w:rPr>
      </w:pPr>
      <w:r w:rsidRPr="00EE671F">
        <w:rPr>
          <w:rFonts w:ascii="Times New Roman" w:hAnsi="Times New Roman"/>
          <w:b/>
          <w:sz w:val="26"/>
          <w:szCs w:val="26"/>
        </w:rPr>
        <w:t xml:space="preserve">                   PHÊ DUYỆT CỦA GIÁM ĐỐC AGRIBANK TX </w:t>
      </w:r>
      <w:r w:rsidR="00502901">
        <w:rPr>
          <w:rFonts w:ascii="Times New Roman" w:hAnsi="Times New Roman"/>
          <w:b/>
          <w:sz w:val="26"/>
          <w:szCs w:val="26"/>
        </w:rPr>
        <w:t>..............</w:t>
      </w:r>
    </w:p>
    <w:p w:rsidR="004841D7" w:rsidRPr="00EE671F" w:rsidRDefault="004841D7" w:rsidP="004841D7">
      <w:pPr>
        <w:tabs>
          <w:tab w:val="left" w:pos="1837"/>
        </w:tabs>
        <w:spacing w:line="300" w:lineRule="auto"/>
        <w:rPr>
          <w:rFonts w:ascii="Times New Roman" w:hAnsi="Times New Roman"/>
          <w:sz w:val="26"/>
          <w:szCs w:val="26"/>
        </w:rPr>
      </w:pPr>
      <w:r w:rsidRPr="00EE671F">
        <w:rPr>
          <w:rFonts w:ascii="Times New Roman" w:hAnsi="Times New Roman"/>
          <w:sz w:val="26"/>
          <w:szCs w:val="26"/>
        </w:rPr>
        <w:t>Căn cứ vào quy định cho vay của Ngân hàng No&amp;PTNT Việt Nam;</w:t>
      </w:r>
    </w:p>
    <w:p w:rsidR="004841D7" w:rsidRPr="00EE671F" w:rsidRDefault="004841D7" w:rsidP="004841D7">
      <w:pPr>
        <w:tabs>
          <w:tab w:val="left" w:pos="1837"/>
        </w:tabs>
        <w:spacing w:line="300" w:lineRule="auto"/>
        <w:rPr>
          <w:rFonts w:ascii="Times New Roman" w:hAnsi="Times New Roman"/>
          <w:sz w:val="26"/>
          <w:szCs w:val="26"/>
        </w:rPr>
      </w:pPr>
      <w:r w:rsidRPr="00EE671F">
        <w:rPr>
          <w:rFonts w:ascii="Times New Roman" w:hAnsi="Times New Roman"/>
          <w:sz w:val="26"/>
          <w:szCs w:val="26"/>
        </w:rPr>
        <w:t xml:space="preserve">Căn cứ vào hồ sơ vay vốn của công ty TNHH </w:t>
      </w:r>
      <w:r w:rsidR="00502901">
        <w:rPr>
          <w:rFonts w:ascii="Times New Roman" w:hAnsi="Times New Roman"/>
          <w:sz w:val="26"/>
          <w:szCs w:val="26"/>
        </w:rPr>
        <w:t>..............</w:t>
      </w:r>
      <w:r w:rsidRPr="00EE671F">
        <w:rPr>
          <w:rFonts w:ascii="Times New Roman" w:hAnsi="Times New Roman"/>
          <w:sz w:val="26"/>
          <w:szCs w:val="26"/>
        </w:rPr>
        <w:t>;</w:t>
      </w:r>
    </w:p>
    <w:p w:rsidR="004841D7" w:rsidRPr="00EE671F" w:rsidRDefault="004841D7" w:rsidP="004841D7">
      <w:pPr>
        <w:tabs>
          <w:tab w:val="left" w:pos="1837"/>
        </w:tabs>
        <w:spacing w:line="300" w:lineRule="auto"/>
        <w:rPr>
          <w:rFonts w:ascii="Times New Roman" w:hAnsi="Times New Roman"/>
          <w:sz w:val="26"/>
          <w:szCs w:val="26"/>
        </w:rPr>
      </w:pPr>
      <w:r w:rsidRPr="00EE671F">
        <w:rPr>
          <w:rFonts w:ascii="Times New Roman" w:hAnsi="Times New Roman"/>
          <w:sz w:val="26"/>
          <w:szCs w:val="26"/>
        </w:rPr>
        <w:t>Căn cứ vào báo cáo thẩm định của Phòng Tín Dụng;</w:t>
      </w:r>
    </w:p>
    <w:p w:rsidR="004841D7" w:rsidRPr="00EE671F" w:rsidRDefault="004841D7" w:rsidP="004841D7">
      <w:pPr>
        <w:tabs>
          <w:tab w:val="left" w:pos="1837"/>
        </w:tabs>
        <w:spacing w:line="300" w:lineRule="auto"/>
        <w:rPr>
          <w:rFonts w:ascii="Times New Roman" w:hAnsi="Times New Roman"/>
          <w:sz w:val="26"/>
          <w:szCs w:val="26"/>
        </w:rPr>
      </w:pPr>
      <w:r w:rsidRPr="00EE671F">
        <w:rPr>
          <w:rFonts w:ascii="Times New Roman" w:hAnsi="Times New Roman"/>
          <w:sz w:val="26"/>
          <w:szCs w:val="26"/>
        </w:rPr>
        <w:t xml:space="preserve">Căn cứ vào Biên bản họp Hội đồng tín dụng của Agribank TX </w:t>
      </w:r>
      <w:r w:rsidR="00502901">
        <w:rPr>
          <w:rFonts w:ascii="Times New Roman" w:hAnsi="Times New Roman"/>
          <w:sz w:val="26"/>
          <w:szCs w:val="26"/>
        </w:rPr>
        <w:t>..............</w:t>
      </w:r>
      <w:r w:rsidRPr="00EE671F">
        <w:rPr>
          <w:rFonts w:ascii="Times New Roman" w:hAnsi="Times New Roman"/>
          <w:sz w:val="26"/>
          <w:szCs w:val="26"/>
        </w:rPr>
        <w:t>;</w:t>
      </w:r>
    </w:p>
    <w:p w:rsidR="004841D7" w:rsidRPr="00EE671F" w:rsidRDefault="004841D7" w:rsidP="004841D7">
      <w:pPr>
        <w:tabs>
          <w:tab w:val="left" w:pos="1837"/>
        </w:tabs>
        <w:spacing w:line="300" w:lineRule="auto"/>
        <w:rPr>
          <w:rFonts w:ascii="Times New Roman" w:hAnsi="Times New Roman"/>
          <w:sz w:val="26"/>
          <w:szCs w:val="26"/>
        </w:rPr>
      </w:pPr>
      <w:r w:rsidRPr="00EE671F">
        <w:rPr>
          <w:rFonts w:ascii="Times New Roman" w:hAnsi="Times New Roman"/>
          <w:sz w:val="26"/>
          <w:szCs w:val="26"/>
        </w:rPr>
        <w:t>Sau khi thẩm định nhu cầu khách hàng;</w:t>
      </w:r>
    </w:p>
    <w:p w:rsidR="004841D7" w:rsidRPr="00EE671F" w:rsidRDefault="004841D7" w:rsidP="004841D7">
      <w:pPr>
        <w:tabs>
          <w:tab w:val="left" w:pos="1837"/>
        </w:tabs>
        <w:spacing w:line="300" w:lineRule="auto"/>
        <w:rPr>
          <w:rFonts w:ascii="Times New Roman" w:hAnsi="Times New Roman"/>
          <w:b/>
          <w:sz w:val="26"/>
          <w:szCs w:val="26"/>
        </w:rPr>
      </w:pPr>
      <w:r w:rsidRPr="00EE671F">
        <w:rPr>
          <w:rFonts w:ascii="Times New Roman" w:hAnsi="Times New Roman"/>
          <w:b/>
          <w:sz w:val="26"/>
          <w:szCs w:val="26"/>
        </w:rPr>
        <w:t xml:space="preserve">               Giám đốc Agribank CN TX </w:t>
      </w:r>
      <w:r w:rsidR="00502901">
        <w:rPr>
          <w:rFonts w:ascii="Times New Roman" w:hAnsi="Times New Roman"/>
          <w:b/>
          <w:sz w:val="26"/>
          <w:szCs w:val="26"/>
        </w:rPr>
        <w:t>..............</w:t>
      </w:r>
      <w:r w:rsidRPr="00EE671F">
        <w:rPr>
          <w:rFonts w:ascii="Times New Roman" w:hAnsi="Times New Roman"/>
          <w:b/>
          <w:sz w:val="26"/>
          <w:szCs w:val="26"/>
        </w:rPr>
        <w:t xml:space="preserve"> quyết định phê duyệt cho vay đối với công ty TNHH </w:t>
      </w:r>
      <w:r w:rsidR="00502901">
        <w:rPr>
          <w:rFonts w:ascii="Times New Roman" w:hAnsi="Times New Roman"/>
          <w:b/>
          <w:sz w:val="26"/>
          <w:szCs w:val="26"/>
        </w:rPr>
        <w:t>..............</w:t>
      </w:r>
      <w:r w:rsidRPr="00EE671F">
        <w:rPr>
          <w:rFonts w:ascii="Times New Roman" w:hAnsi="Times New Roman"/>
          <w:b/>
          <w:sz w:val="26"/>
          <w:szCs w:val="26"/>
        </w:rPr>
        <w:t xml:space="preserve"> theo nội dung sau:</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Phương thức cho vay: Theo hạn mức tín dụng.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Tổng mức cấp tín dụng được cấp tối đa: 100.000.000.000 (Một trăm tỷ đồng). </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(Tổng mức cấp tín dụng bao gồm cả nợ vay ngắn hạn và cam kết bảo lãnh)</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Đồng tiền cho vay: Đồng Việt Nam</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Mục đích sử dụng vốn vay: bổ sung vốn lưu động cho hoạt động thương mại vật liệu xây dựng…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Thời hạn hạn mức tín dụng: 12 tháng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Thời hạn cho vay trên giấy nhận nợ: 8 tháng</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Kỳ hạn trả nợ gốc/lãi: theo từng giấy nhận nợ</w:t>
      </w:r>
    </w:p>
    <w:p w:rsidR="004841D7" w:rsidRPr="00EE671F" w:rsidRDefault="004841D7" w:rsidP="004841D7">
      <w:pPr>
        <w:spacing w:after="0" w:line="300" w:lineRule="auto"/>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Lãi suất cho vay:   Theo lãi suất vay ngắn hạn sản xuất kinh doanh của Ngân hàng công bố theo từng thời kỳ. Tại thời điểm thẩm định, mức lãi suất như sau:</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Lãi suất cho vay trong hạn: 8.0%/năm (Lãi suất có thể thay đổi khi có sự biến động theo quy định của Ngân hàng trong từng thời kỳ).</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Lãi suất áp dụng đối với dư nợ gốc bị quá hạn: 120% lãi suất cho vay trong hạn tại thời điểm chuyển nợ quá hạn.</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+Lãi suất áp dụng đối với lãi chậm trả: 5%/năm tính trên số dư lãi chậm trả tương ứng với thời gian chậm trả.</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 +Phí trả nợ trước hạn: áp dụng theo quy định của Agribank TX </w:t>
      </w:r>
      <w:r w:rsidR="00502901">
        <w:rPr>
          <w:rFonts w:ascii="Times New Roman" w:eastAsia="Times New Roman" w:hAnsi="Times New Roman"/>
          <w:sz w:val="26"/>
          <w:szCs w:val="26"/>
        </w:rPr>
        <w:t>..............</w:t>
      </w:r>
      <w:r w:rsidRPr="00EE671F">
        <w:rPr>
          <w:rFonts w:ascii="Times New Roman" w:eastAsia="Times New Roman" w:hAnsi="Times New Roman"/>
          <w:sz w:val="26"/>
          <w:szCs w:val="26"/>
        </w:rPr>
        <w:t xml:space="preserve"> từng thời kỳ</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 xml:space="preserve">+Các loại phí khác : Theo quy định của Ngân hàng No&amp;PTNT TX </w:t>
      </w:r>
      <w:r w:rsidR="00502901">
        <w:rPr>
          <w:rFonts w:ascii="Times New Roman" w:eastAsia="Times New Roman" w:hAnsi="Times New Roman"/>
          <w:sz w:val="26"/>
          <w:szCs w:val="26"/>
        </w:rPr>
        <w:t>..............</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Phương thức giải ngân: Chuyển khoản hoặc nhận tiền mặt ( tùy theo nội dung của HĐ kinh tế và chứng từ mà khách hàng cung cấp cho mục đích giải ngân)</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Bảo đảm tiền vay: Cho vay có đảm bảo bằng tài sản theo tỷ lệ tối thiểu 50% tổng mức cấp tín dụng có tài sản đảm bảo ( Chi tiết theo mục V Tài sản đảm bảo của  báo cáo thẩm định này)</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Nguồn vốn cho vay: Nguồn vốn kinh doanh</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Chương trình cho vay: Theo NĐ55</w:t>
      </w:r>
    </w:p>
    <w:p w:rsidR="004841D7" w:rsidRPr="00EE671F" w:rsidRDefault="004841D7" w:rsidP="004841D7">
      <w:pPr>
        <w:spacing w:after="0" w:line="300" w:lineRule="auto"/>
        <w:ind w:firstLine="720"/>
        <w:jc w:val="both"/>
        <w:rPr>
          <w:rFonts w:ascii="Times New Roman" w:eastAsia="Times New Roman" w:hAnsi="Times New Roman"/>
          <w:sz w:val="26"/>
          <w:szCs w:val="26"/>
        </w:rPr>
      </w:pPr>
      <w:r w:rsidRPr="00EE671F">
        <w:rPr>
          <w:rFonts w:ascii="Times New Roman" w:eastAsia="Times New Roman" w:hAnsi="Times New Roman"/>
          <w:sz w:val="26"/>
          <w:szCs w:val="26"/>
        </w:rPr>
        <w:t>Lĩnh vực cho vay: Cho vay phục vụ sản xuất công nghiệp thương mại và cung ứng các dịch vụ trên địa bàn Nông thôn.</w:t>
      </w:r>
    </w:p>
    <w:p w:rsidR="004841D7" w:rsidRPr="00EE671F" w:rsidRDefault="004841D7" w:rsidP="004841D7">
      <w:pPr>
        <w:tabs>
          <w:tab w:val="left" w:pos="5263"/>
        </w:tabs>
        <w:spacing w:line="300" w:lineRule="auto"/>
        <w:rPr>
          <w:rFonts w:ascii="Times New Roman" w:hAnsi="Times New Roman"/>
          <w:b/>
          <w:sz w:val="26"/>
          <w:szCs w:val="26"/>
        </w:rPr>
      </w:pPr>
      <w:r w:rsidRPr="00EE671F">
        <w:rPr>
          <w:rFonts w:ascii="Times New Roman" w:hAnsi="Times New Roman"/>
          <w:b/>
          <w:sz w:val="26"/>
          <w:szCs w:val="26"/>
        </w:rPr>
        <w:tab/>
        <w:t xml:space="preserve">             GIÁM ĐỐC</w:t>
      </w:r>
    </w:p>
    <w:p w:rsidR="004841D7" w:rsidRPr="00EE671F" w:rsidRDefault="004841D7" w:rsidP="004841D7">
      <w:pPr>
        <w:tabs>
          <w:tab w:val="left" w:pos="1837"/>
        </w:tabs>
        <w:spacing w:line="300" w:lineRule="auto"/>
        <w:rPr>
          <w:rFonts w:ascii="Times New Roman" w:hAnsi="Times New Roman"/>
          <w:sz w:val="26"/>
          <w:szCs w:val="26"/>
        </w:rPr>
      </w:pPr>
    </w:p>
    <w:p w:rsidR="00E357E1" w:rsidRPr="00EE671F" w:rsidRDefault="00E357E1"/>
    <w:sectPr w:rsidR="00E357E1" w:rsidRPr="00EE671F" w:rsidSect="00D014E6">
      <w:headerReference w:type="default" r:id="rId8"/>
      <w:footerReference w:type="even" r:id="rId9"/>
      <w:footerReference w:type="default" r:id="rId10"/>
      <w:pgSz w:w="11907" w:h="16840" w:code="9"/>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4C5D" w:rsidRDefault="005D4C5D">
      <w:pPr>
        <w:spacing w:after="0" w:line="240" w:lineRule="auto"/>
      </w:pPr>
      <w:r>
        <w:separator/>
      </w:r>
    </w:p>
  </w:endnote>
  <w:endnote w:type="continuationSeparator" w:id="0">
    <w:p w:rsidR="005D4C5D" w:rsidRDefault="005D4C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VnArial">
    <w:altName w:val="Courier New"/>
    <w:charset w:val="00"/>
    <w:family w:val="swiss"/>
    <w:pitch w:val="variable"/>
    <w:sig w:usb0="00000001" w:usb1="00000000" w:usb2="00000000" w:usb3="00000000" w:csb0="00000011"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4E6" w:rsidRDefault="004841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014E6" w:rsidRDefault="00D014E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4E6" w:rsidRDefault="00D014E6" w:rsidP="00D014E6">
    <w:pPr>
      <w:pStyle w:val="Footer"/>
      <w:tabs>
        <w:tab w:val="clear" w:pos="4320"/>
        <w:tab w:val="clear" w:pos="8640"/>
        <w:tab w:val="left" w:pos="59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4C5D" w:rsidRDefault="005D4C5D">
      <w:pPr>
        <w:spacing w:after="0" w:line="240" w:lineRule="auto"/>
      </w:pPr>
      <w:r>
        <w:separator/>
      </w:r>
    </w:p>
  </w:footnote>
  <w:footnote w:type="continuationSeparator" w:id="0">
    <w:p w:rsidR="005D4C5D" w:rsidRDefault="005D4C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296E" w:rsidRDefault="0049296E" w:rsidP="00D014E6">
    <w:pPr>
      <w:pStyle w:val="Header"/>
      <w:tabs>
        <w:tab w:val="left" w:pos="912"/>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multilevel"/>
    <w:tmpl w:val="6E46DC08"/>
    <w:name w:val="WW8Num7"/>
    <w:lvl w:ilvl="0">
      <w:start w:val="1"/>
      <w:numFmt w:val="decimal"/>
      <w:lvlText w:val="%1."/>
      <w:lvlJc w:val="left"/>
      <w:pPr>
        <w:tabs>
          <w:tab w:val="num" w:pos="786"/>
        </w:tabs>
        <w:ind w:left="786" w:hanging="360"/>
      </w:pPr>
      <w:rPr>
        <w:b/>
        <w:i w:val="0"/>
        <w:sz w:val="24"/>
        <w:szCs w:val="24"/>
      </w:rPr>
    </w:lvl>
    <w:lvl w:ilvl="1">
      <w:start w:val="1"/>
      <w:numFmt w:val="bullet"/>
      <w:lvlText w:val="-"/>
      <w:lvlJc w:val="left"/>
      <w:pPr>
        <w:tabs>
          <w:tab w:val="num" w:pos="360"/>
        </w:tabs>
        <w:ind w:left="360" w:hanging="360"/>
      </w:pPr>
      <w:rPr>
        <w:rFonts w:ascii="Times New Roman" w:hAnsi="Times New Roman"/>
        <w:color w:val="003366"/>
      </w:rPr>
    </w:lvl>
    <w:lvl w:ilvl="2">
      <w:start w:val="1"/>
      <w:numFmt w:val="lowerRoman"/>
      <w:lvlText w:val="%3."/>
      <w:lvlJc w:val="right"/>
      <w:pPr>
        <w:tabs>
          <w:tab w:val="num" w:pos="2157"/>
        </w:tabs>
        <w:ind w:left="2157" w:hanging="180"/>
      </w:pPr>
    </w:lvl>
    <w:lvl w:ilvl="3">
      <w:start w:val="1"/>
      <w:numFmt w:val="decimal"/>
      <w:lvlText w:val="%4."/>
      <w:lvlJc w:val="left"/>
      <w:pPr>
        <w:tabs>
          <w:tab w:val="num" w:pos="2877"/>
        </w:tabs>
        <w:ind w:left="2877" w:hanging="360"/>
      </w:pPr>
    </w:lvl>
    <w:lvl w:ilvl="4">
      <w:start w:val="1"/>
      <w:numFmt w:val="lowerLetter"/>
      <w:lvlText w:val="%5."/>
      <w:lvlJc w:val="left"/>
      <w:pPr>
        <w:tabs>
          <w:tab w:val="num" w:pos="3597"/>
        </w:tabs>
        <w:ind w:left="3597" w:hanging="360"/>
      </w:pPr>
    </w:lvl>
    <w:lvl w:ilvl="5">
      <w:start w:val="1"/>
      <w:numFmt w:val="lowerRoman"/>
      <w:lvlText w:val="%6."/>
      <w:lvlJc w:val="right"/>
      <w:pPr>
        <w:tabs>
          <w:tab w:val="num" w:pos="4317"/>
        </w:tabs>
        <w:ind w:left="4317" w:hanging="180"/>
      </w:pPr>
    </w:lvl>
    <w:lvl w:ilvl="6">
      <w:start w:val="1"/>
      <w:numFmt w:val="decimal"/>
      <w:lvlText w:val="%7."/>
      <w:lvlJc w:val="left"/>
      <w:pPr>
        <w:tabs>
          <w:tab w:val="num" w:pos="5037"/>
        </w:tabs>
        <w:ind w:left="5037" w:hanging="360"/>
      </w:pPr>
    </w:lvl>
    <w:lvl w:ilvl="7">
      <w:start w:val="1"/>
      <w:numFmt w:val="lowerLetter"/>
      <w:lvlText w:val="%8."/>
      <w:lvlJc w:val="left"/>
      <w:pPr>
        <w:tabs>
          <w:tab w:val="num" w:pos="5757"/>
        </w:tabs>
        <w:ind w:left="5757" w:hanging="360"/>
      </w:pPr>
    </w:lvl>
    <w:lvl w:ilvl="8">
      <w:start w:val="1"/>
      <w:numFmt w:val="lowerRoman"/>
      <w:lvlText w:val="%9."/>
      <w:lvlJc w:val="right"/>
      <w:pPr>
        <w:tabs>
          <w:tab w:val="num" w:pos="6477"/>
        </w:tabs>
        <w:ind w:left="6477" w:hanging="180"/>
      </w:pPr>
    </w:lvl>
  </w:abstractNum>
  <w:abstractNum w:abstractNumId="1">
    <w:nsid w:val="00000008"/>
    <w:multiLevelType w:val="multilevel"/>
    <w:tmpl w:val="C79C24CE"/>
    <w:name w:val="WW8Num8"/>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bullet"/>
      <w:lvlText w:val="o"/>
      <w:lvlJc w:val="left"/>
      <w:pPr>
        <w:tabs>
          <w:tab w:val="num" w:pos="2340"/>
        </w:tabs>
        <w:ind w:left="2340" w:hanging="360"/>
      </w:pPr>
      <w:rPr>
        <w:rFonts w:ascii="Courier New" w:hAnsi="Courier New"/>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A27181"/>
    <w:multiLevelType w:val="hybridMultilevel"/>
    <w:tmpl w:val="8AB270D4"/>
    <w:lvl w:ilvl="0" w:tplc="D7CAFB98">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Times New Roman" w:hAnsi="Times New Roman" w:hint="default"/>
      </w:rPr>
    </w:lvl>
    <w:lvl w:ilvl="3" w:tplc="04090001" w:tentative="1">
      <w:start w:val="1"/>
      <w:numFmt w:val="bullet"/>
      <w:lvlText w:val=""/>
      <w:lvlJc w:val="left"/>
      <w:pPr>
        <w:tabs>
          <w:tab w:val="num" w:pos="3960"/>
        </w:tabs>
        <w:ind w:left="3960" w:hanging="360"/>
      </w:pPr>
      <w:rPr>
        <w:rFonts w:ascii="Times New Roman" w:hAnsi="Times New Roman"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Times New Roman" w:hAnsi="Times New Roman" w:hint="default"/>
      </w:rPr>
    </w:lvl>
    <w:lvl w:ilvl="6" w:tplc="04090001" w:tentative="1">
      <w:start w:val="1"/>
      <w:numFmt w:val="bullet"/>
      <w:lvlText w:val=""/>
      <w:lvlJc w:val="left"/>
      <w:pPr>
        <w:tabs>
          <w:tab w:val="num" w:pos="6120"/>
        </w:tabs>
        <w:ind w:left="6120" w:hanging="360"/>
      </w:pPr>
      <w:rPr>
        <w:rFonts w:ascii="Times New Roman" w:hAnsi="Times New Roman"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Times New Roman" w:hAnsi="Times New Roman" w:hint="default"/>
      </w:rPr>
    </w:lvl>
  </w:abstractNum>
  <w:abstractNum w:abstractNumId="3">
    <w:nsid w:val="025C37B4"/>
    <w:multiLevelType w:val="hybridMultilevel"/>
    <w:tmpl w:val="ABB01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6D2EAE"/>
    <w:multiLevelType w:val="hybridMultilevel"/>
    <w:tmpl w:val="69A434AA"/>
    <w:lvl w:ilvl="0" w:tplc="93189B96">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
    <w:nsid w:val="03E92E62"/>
    <w:multiLevelType w:val="hybridMultilevel"/>
    <w:tmpl w:val="920087F0"/>
    <w:lvl w:ilvl="0" w:tplc="C3FC2BE0">
      <w:numFmt w:val="bullet"/>
      <w:lvlText w:val="-"/>
      <w:lvlJc w:val="left"/>
      <w:pPr>
        <w:ind w:left="2430" w:hanging="360"/>
      </w:pPr>
      <w:rPr>
        <w:rFonts w:ascii=".VnTime" w:eastAsia="Times New Roman" w:hAnsi=".VnTime" w:cs="Times New Roman" w:hint="default"/>
      </w:rPr>
    </w:lvl>
    <w:lvl w:ilvl="1" w:tplc="04090003">
      <w:start w:val="1"/>
      <w:numFmt w:val="bullet"/>
      <w:lvlText w:val="o"/>
      <w:lvlJc w:val="left"/>
      <w:pPr>
        <w:ind w:left="3420" w:hanging="360"/>
      </w:pPr>
      <w:rPr>
        <w:rFonts w:ascii="Courier New" w:hAnsi="Courier New" w:cs="Courier New" w:hint="default"/>
      </w:rPr>
    </w:lvl>
    <w:lvl w:ilvl="2" w:tplc="04090005">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
    <w:nsid w:val="0C275DC4"/>
    <w:multiLevelType w:val="hybridMultilevel"/>
    <w:tmpl w:val="6486EE5C"/>
    <w:lvl w:ilvl="0" w:tplc="5F56F1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B5310"/>
    <w:multiLevelType w:val="hybridMultilevel"/>
    <w:tmpl w:val="3B361AAE"/>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E73D6A"/>
    <w:multiLevelType w:val="hybridMultilevel"/>
    <w:tmpl w:val="E612DECC"/>
    <w:lvl w:ilvl="0" w:tplc="B518098E">
      <w:start w:val="5"/>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595658"/>
    <w:multiLevelType w:val="hybridMultilevel"/>
    <w:tmpl w:val="55C499A2"/>
    <w:lvl w:ilvl="0" w:tplc="12D0212A">
      <w:numFmt w:val="bullet"/>
      <w:lvlText w:val="+"/>
      <w:lvlJc w:val="left"/>
      <w:pPr>
        <w:ind w:left="6031" w:hanging="360"/>
      </w:pPr>
      <w:rPr>
        <w:rFonts w:ascii="Times New Roman" w:eastAsia="Calibri" w:hAnsi="Times New Roman" w:cs="Times New Roman" w:hint="default"/>
      </w:rPr>
    </w:lvl>
    <w:lvl w:ilvl="1" w:tplc="04090003">
      <w:start w:val="1"/>
      <w:numFmt w:val="bullet"/>
      <w:lvlText w:val="o"/>
      <w:lvlJc w:val="left"/>
      <w:pPr>
        <w:ind w:left="6751" w:hanging="360"/>
      </w:pPr>
      <w:rPr>
        <w:rFonts w:ascii="Courier New" w:hAnsi="Courier New" w:cs="Courier New" w:hint="default"/>
      </w:rPr>
    </w:lvl>
    <w:lvl w:ilvl="2" w:tplc="04090005">
      <w:start w:val="1"/>
      <w:numFmt w:val="bullet"/>
      <w:lvlText w:val=""/>
      <w:lvlJc w:val="left"/>
      <w:pPr>
        <w:ind w:left="7471" w:hanging="360"/>
      </w:pPr>
      <w:rPr>
        <w:rFonts w:ascii="Wingdings" w:hAnsi="Wingdings" w:hint="default"/>
      </w:rPr>
    </w:lvl>
    <w:lvl w:ilvl="3" w:tplc="04090001">
      <w:start w:val="1"/>
      <w:numFmt w:val="bullet"/>
      <w:lvlText w:val=""/>
      <w:lvlJc w:val="left"/>
      <w:pPr>
        <w:ind w:left="8191" w:hanging="360"/>
      </w:pPr>
      <w:rPr>
        <w:rFonts w:ascii="Symbol" w:hAnsi="Symbol" w:hint="default"/>
      </w:rPr>
    </w:lvl>
    <w:lvl w:ilvl="4" w:tplc="04090003">
      <w:start w:val="1"/>
      <w:numFmt w:val="bullet"/>
      <w:lvlText w:val="o"/>
      <w:lvlJc w:val="left"/>
      <w:pPr>
        <w:ind w:left="8911" w:hanging="360"/>
      </w:pPr>
      <w:rPr>
        <w:rFonts w:ascii="Courier New" w:hAnsi="Courier New" w:cs="Courier New" w:hint="default"/>
      </w:rPr>
    </w:lvl>
    <w:lvl w:ilvl="5" w:tplc="04090005">
      <w:start w:val="1"/>
      <w:numFmt w:val="bullet"/>
      <w:lvlText w:val=""/>
      <w:lvlJc w:val="left"/>
      <w:pPr>
        <w:ind w:left="9631" w:hanging="360"/>
      </w:pPr>
      <w:rPr>
        <w:rFonts w:ascii="Wingdings" w:hAnsi="Wingdings" w:hint="default"/>
      </w:rPr>
    </w:lvl>
    <w:lvl w:ilvl="6" w:tplc="04090001">
      <w:start w:val="1"/>
      <w:numFmt w:val="bullet"/>
      <w:lvlText w:val=""/>
      <w:lvlJc w:val="left"/>
      <w:pPr>
        <w:ind w:left="10351" w:hanging="360"/>
      </w:pPr>
      <w:rPr>
        <w:rFonts w:ascii="Symbol" w:hAnsi="Symbol" w:hint="default"/>
      </w:rPr>
    </w:lvl>
    <w:lvl w:ilvl="7" w:tplc="04090003">
      <w:start w:val="1"/>
      <w:numFmt w:val="bullet"/>
      <w:lvlText w:val="o"/>
      <w:lvlJc w:val="left"/>
      <w:pPr>
        <w:ind w:left="11071" w:hanging="360"/>
      </w:pPr>
      <w:rPr>
        <w:rFonts w:ascii="Courier New" w:hAnsi="Courier New" w:cs="Courier New" w:hint="default"/>
      </w:rPr>
    </w:lvl>
    <w:lvl w:ilvl="8" w:tplc="04090005">
      <w:start w:val="1"/>
      <w:numFmt w:val="bullet"/>
      <w:lvlText w:val=""/>
      <w:lvlJc w:val="left"/>
      <w:pPr>
        <w:ind w:left="11791" w:hanging="360"/>
      </w:pPr>
      <w:rPr>
        <w:rFonts w:ascii="Wingdings" w:hAnsi="Wingdings" w:hint="default"/>
      </w:rPr>
    </w:lvl>
  </w:abstractNum>
  <w:abstractNum w:abstractNumId="10">
    <w:nsid w:val="1727653D"/>
    <w:multiLevelType w:val="hybridMultilevel"/>
    <w:tmpl w:val="925E9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2C279A"/>
    <w:multiLevelType w:val="hybridMultilevel"/>
    <w:tmpl w:val="6B5063D4"/>
    <w:lvl w:ilvl="0" w:tplc="44B431AE">
      <w:start w:val="3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F671C4"/>
    <w:multiLevelType w:val="hybridMultilevel"/>
    <w:tmpl w:val="794CFCFE"/>
    <w:lvl w:ilvl="0" w:tplc="4AC252F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F4501F"/>
    <w:multiLevelType w:val="hybridMultilevel"/>
    <w:tmpl w:val="5386CC9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BDB547F"/>
    <w:multiLevelType w:val="multilevel"/>
    <w:tmpl w:val="A19A2856"/>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1080"/>
        </w:tabs>
        <w:ind w:left="1080" w:hanging="72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440"/>
        </w:tabs>
        <w:ind w:left="1440" w:hanging="1080"/>
      </w:pPr>
      <w:rPr>
        <w:rFonts w:cs="Times New Roman" w:hint="default"/>
      </w:rPr>
    </w:lvl>
    <w:lvl w:ilvl="4">
      <w:start w:val="1"/>
      <w:numFmt w:val="decimal"/>
      <w:isLgl/>
      <w:lvlText w:val="%ଵ%੡쒘%੓%੡䩞%1"/>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2160"/>
        </w:tabs>
        <w:ind w:left="2160" w:hanging="180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15">
    <w:nsid w:val="2124248B"/>
    <w:multiLevelType w:val="hybridMultilevel"/>
    <w:tmpl w:val="FA2E50F2"/>
    <w:lvl w:ilvl="0" w:tplc="937A59D0">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nsid w:val="279666B9"/>
    <w:multiLevelType w:val="hybridMultilevel"/>
    <w:tmpl w:val="A5568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7B0E7E"/>
    <w:multiLevelType w:val="multilevel"/>
    <w:tmpl w:val="309E7188"/>
    <w:lvl w:ilvl="0">
      <w:start w:val="2"/>
      <w:numFmt w:val="decimal"/>
      <w:lvlText w:val="%1"/>
      <w:lvlJc w:val="left"/>
      <w:pPr>
        <w:ind w:left="444" w:hanging="444"/>
      </w:pPr>
      <w:rPr>
        <w:rFonts w:hint="default"/>
        <w:i/>
      </w:rPr>
    </w:lvl>
    <w:lvl w:ilvl="1">
      <w:start w:val="2"/>
      <w:numFmt w:val="decimal"/>
      <w:lvlText w:val="%1.%2"/>
      <w:lvlJc w:val="left"/>
      <w:pPr>
        <w:ind w:left="444" w:hanging="444"/>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18">
    <w:nsid w:val="2EE8297F"/>
    <w:multiLevelType w:val="hybridMultilevel"/>
    <w:tmpl w:val="6C9CFD6E"/>
    <w:lvl w:ilvl="0" w:tplc="C5CCBC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B230B3"/>
    <w:multiLevelType w:val="hybridMultilevel"/>
    <w:tmpl w:val="44780734"/>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35890F9A"/>
    <w:multiLevelType w:val="hybridMultilevel"/>
    <w:tmpl w:val="AABA48EA"/>
    <w:lvl w:ilvl="0" w:tplc="FFFFFFFF">
      <w:start w:val="1"/>
      <w:numFmt w:val="decimal"/>
      <w:lvlText w:val="%1."/>
      <w:lvlJc w:val="left"/>
      <w:pPr>
        <w:tabs>
          <w:tab w:val="num" w:pos="720"/>
        </w:tabs>
        <w:ind w:left="72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1">
    <w:nsid w:val="35F65E30"/>
    <w:multiLevelType w:val="multilevel"/>
    <w:tmpl w:val="53A699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36854B14"/>
    <w:multiLevelType w:val="hybridMultilevel"/>
    <w:tmpl w:val="6D165692"/>
    <w:lvl w:ilvl="0" w:tplc="FFFFFFFF">
      <w:start w:val="6"/>
      <w:numFmt w:val="bullet"/>
      <w:lvlText w:val="-"/>
      <w:lvlJc w:val="left"/>
      <w:pPr>
        <w:tabs>
          <w:tab w:val="num" w:pos="720"/>
        </w:tabs>
        <w:ind w:left="720" w:hanging="360"/>
      </w:pPr>
      <w:rPr>
        <w:rFonts w:ascii="Times New Roman" w:eastAsia="Times New Roman" w:hAnsi="Times New Roman" w:hint="default"/>
        <w:sz w:val="2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3">
    <w:nsid w:val="3CA262BF"/>
    <w:multiLevelType w:val="hybridMultilevel"/>
    <w:tmpl w:val="BF8839D0"/>
    <w:lvl w:ilvl="0" w:tplc="04090001">
      <w:start w:val="3"/>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CD20A23"/>
    <w:multiLevelType w:val="hybridMultilevel"/>
    <w:tmpl w:val="3F028C0A"/>
    <w:lvl w:ilvl="0" w:tplc="204ED5D0">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CE01079"/>
    <w:multiLevelType w:val="hybridMultilevel"/>
    <w:tmpl w:val="0034240E"/>
    <w:lvl w:ilvl="0" w:tplc="A8DEF35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6">
    <w:nsid w:val="4092572F"/>
    <w:multiLevelType w:val="hybridMultilevel"/>
    <w:tmpl w:val="9E40AA68"/>
    <w:lvl w:ilvl="0" w:tplc="AC42D25C">
      <w:start w:val="1"/>
      <w:numFmt w:val="upperLetter"/>
      <w:lvlText w:val="%1."/>
      <w:lvlJc w:val="left"/>
      <w:pPr>
        <w:tabs>
          <w:tab w:val="num" w:pos="540"/>
        </w:tabs>
        <w:ind w:left="540" w:hanging="360"/>
      </w:pPr>
      <w:rPr>
        <w:rFonts w:cs="Times New Roman" w:hint="default"/>
        <w:b/>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27">
    <w:nsid w:val="40BF3362"/>
    <w:multiLevelType w:val="hybridMultilevel"/>
    <w:tmpl w:val="3578ACFE"/>
    <w:lvl w:ilvl="0" w:tplc="1780EEF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5103BA9"/>
    <w:multiLevelType w:val="multilevel"/>
    <w:tmpl w:val="E9D67ED4"/>
    <w:lvl w:ilvl="0">
      <w:start w:val="1"/>
      <w:numFmt w:val="decimal"/>
      <w:lvlText w:val="%1."/>
      <w:lvlJc w:val="left"/>
      <w:pPr>
        <w:tabs>
          <w:tab w:val="num" w:pos="390"/>
        </w:tabs>
        <w:ind w:left="390" w:hanging="39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୲甈%࣊ᡐ%ଵ%%1"/>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9">
    <w:nsid w:val="4A3C32B6"/>
    <w:multiLevelType w:val="hybridMultilevel"/>
    <w:tmpl w:val="AC224666"/>
    <w:lvl w:ilvl="0" w:tplc="5ABC4AB6">
      <w:start w:val="3"/>
      <w:numFmt w:val="bullet"/>
      <w:lvlText w:val=""/>
      <w:lvlJc w:val="left"/>
      <w:pPr>
        <w:ind w:left="1080" w:hanging="360"/>
      </w:pPr>
      <w:rPr>
        <w:rFonts w:ascii="Symbol" w:eastAsia="Calibri" w:hAnsi="Symbol" w:cs="Times New Roman" w:hint="default"/>
        <w:b w:val="0"/>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B275101"/>
    <w:multiLevelType w:val="hybridMultilevel"/>
    <w:tmpl w:val="ECA2B448"/>
    <w:lvl w:ilvl="0" w:tplc="63DC76F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1">
    <w:nsid w:val="4F2205C2"/>
    <w:multiLevelType w:val="hybridMultilevel"/>
    <w:tmpl w:val="2994560C"/>
    <w:lvl w:ilvl="0" w:tplc="04090005">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2">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33">
    <w:nsid w:val="591D7F89"/>
    <w:multiLevelType w:val="hybridMultilevel"/>
    <w:tmpl w:val="8DF67C6E"/>
    <w:lvl w:ilvl="0" w:tplc="896A0D3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DB233B2"/>
    <w:multiLevelType w:val="hybridMultilevel"/>
    <w:tmpl w:val="74544CFA"/>
    <w:lvl w:ilvl="0" w:tplc="D54EABBA">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5E5D59AC"/>
    <w:multiLevelType w:val="hybridMultilevel"/>
    <w:tmpl w:val="32204298"/>
    <w:lvl w:ilvl="0" w:tplc="FFFFFFFF">
      <w:start w:val="1"/>
      <w:numFmt w:val="decimal"/>
      <w:lvlText w:val="%1."/>
      <w:lvlJc w:val="left"/>
      <w:pPr>
        <w:tabs>
          <w:tab w:val="num" w:pos="720"/>
        </w:tabs>
        <w:ind w:left="72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6">
    <w:nsid w:val="5F5D3301"/>
    <w:multiLevelType w:val="hybridMultilevel"/>
    <w:tmpl w:val="8034AD7C"/>
    <w:lvl w:ilvl="0" w:tplc="2D0204D4">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37">
    <w:nsid w:val="5FBF7170"/>
    <w:multiLevelType w:val="hybridMultilevel"/>
    <w:tmpl w:val="285EECAC"/>
    <w:lvl w:ilvl="0" w:tplc="0409000B">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8">
    <w:nsid w:val="616E0A72"/>
    <w:multiLevelType w:val="hybridMultilevel"/>
    <w:tmpl w:val="B39ABD72"/>
    <w:lvl w:ilvl="0" w:tplc="856038CE">
      <w:start w:val="1"/>
      <w:numFmt w:val="bullet"/>
      <w:lvlText w:val=""/>
      <w:lvlJc w:val="left"/>
      <w:pPr>
        <w:ind w:left="1778" w:hanging="360"/>
      </w:pPr>
      <w:rPr>
        <w:rFonts w:ascii="Symbol" w:hAnsi="Symbo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hint="default"/>
      </w:rPr>
    </w:lvl>
    <w:lvl w:ilvl="3" w:tplc="04090001">
      <w:start w:val="1"/>
      <w:numFmt w:val="bullet"/>
      <w:lvlText w:val=""/>
      <w:lvlJc w:val="left"/>
      <w:pPr>
        <w:ind w:left="3938" w:hanging="360"/>
      </w:pPr>
      <w:rPr>
        <w:rFonts w:ascii="Symbol" w:hAnsi="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hint="default"/>
      </w:rPr>
    </w:lvl>
    <w:lvl w:ilvl="6" w:tplc="04090001">
      <w:start w:val="1"/>
      <w:numFmt w:val="bullet"/>
      <w:lvlText w:val=""/>
      <w:lvlJc w:val="left"/>
      <w:pPr>
        <w:ind w:left="6098" w:hanging="360"/>
      </w:pPr>
      <w:rPr>
        <w:rFonts w:ascii="Symbol" w:hAnsi="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hint="default"/>
      </w:rPr>
    </w:lvl>
  </w:abstractNum>
  <w:abstractNum w:abstractNumId="39">
    <w:nsid w:val="61D169A7"/>
    <w:multiLevelType w:val="hybridMultilevel"/>
    <w:tmpl w:val="A3D82B68"/>
    <w:lvl w:ilvl="0" w:tplc="BDFE4282">
      <w:start w:val="1"/>
      <w:numFmt w:val="decimal"/>
      <w:lvlText w:val="%1."/>
      <w:lvlJc w:val="left"/>
      <w:pPr>
        <w:tabs>
          <w:tab w:val="num" w:pos="1080"/>
        </w:tabs>
        <w:ind w:left="1080" w:hanging="36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nsid w:val="631B5C14"/>
    <w:multiLevelType w:val="hybridMultilevel"/>
    <w:tmpl w:val="E604B26A"/>
    <w:lvl w:ilvl="0" w:tplc="D2D4BD98">
      <w:start w:val="3"/>
      <w:numFmt w:val="bullet"/>
      <w:lvlText w:val=""/>
      <w:lvlJc w:val="left"/>
      <w:pPr>
        <w:ind w:left="720" w:hanging="360"/>
      </w:pPr>
      <w:rPr>
        <w:rFonts w:ascii="Symbol" w:eastAsia="Calibri" w:hAnsi="Symbol"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8321A22"/>
    <w:multiLevelType w:val="hybridMultilevel"/>
    <w:tmpl w:val="870696E0"/>
    <w:lvl w:ilvl="0" w:tplc="04090001">
      <w:start w:val="31"/>
      <w:numFmt w:val="bullet"/>
      <w:lvlText w:val=""/>
      <w:lvlJc w:val="left"/>
      <w:pPr>
        <w:ind w:left="3763"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9FA6D99"/>
    <w:multiLevelType w:val="hybridMultilevel"/>
    <w:tmpl w:val="24CABE5E"/>
    <w:lvl w:ilvl="0" w:tplc="A6DCE98C">
      <w:start w:val="2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0927116"/>
    <w:multiLevelType w:val="hybridMultilevel"/>
    <w:tmpl w:val="52E816B2"/>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B2B03D0"/>
    <w:multiLevelType w:val="hybridMultilevel"/>
    <w:tmpl w:val="9C946FD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D0F7BE6"/>
    <w:multiLevelType w:val="multilevel"/>
    <w:tmpl w:val="DCC861EE"/>
    <w:lvl w:ilvl="0">
      <w:start w:val="2"/>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nsid w:val="7DBA2BEC"/>
    <w:multiLevelType w:val="hybridMultilevel"/>
    <w:tmpl w:val="8CBA2370"/>
    <w:lvl w:ilvl="0" w:tplc="16B2EF58">
      <w:start w:val="5"/>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FB80622"/>
    <w:multiLevelType w:val="multilevel"/>
    <w:tmpl w:val="0BE84662"/>
    <w:lvl w:ilvl="0">
      <w:start w:val="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୲鞀%૸%1%1%୲"/>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20"/>
  </w:num>
  <w:num w:numId="2">
    <w:abstractNumId w:val="35"/>
  </w:num>
  <w:num w:numId="3">
    <w:abstractNumId w:val="22"/>
  </w:num>
  <w:num w:numId="4">
    <w:abstractNumId w:val="2"/>
  </w:num>
  <w:num w:numId="5">
    <w:abstractNumId w:val="37"/>
  </w:num>
  <w:num w:numId="6">
    <w:abstractNumId w:val="14"/>
  </w:num>
  <w:num w:numId="7">
    <w:abstractNumId w:val="26"/>
  </w:num>
  <w:num w:numId="8">
    <w:abstractNumId w:val="4"/>
  </w:num>
  <w:num w:numId="9">
    <w:abstractNumId w:val="31"/>
  </w:num>
  <w:num w:numId="10">
    <w:abstractNumId w:val="30"/>
  </w:num>
  <w:num w:numId="11">
    <w:abstractNumId w:val="19"/>
  </w:num>
  <w:num w:numId="12">
    <w:abstractNumId w:val="47"/>
  </w:num>
  <w:num w:numId="13">
    <w:abstractNumId w:val="28"/>
  </w:num>
  <w:num w:numId="14">
    <w:abstractNumId w:val="36"/>
  </w:num>
  <w:num w:numId="1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5"/>
  </w:num>
  <w:num w:numId="19">
    <w:abstractNumId w:val="24"/>
  </w:num>
  <w:num w:numId="20">
    <w:abstractNumId w:val="15"/>
  </w:num>
  <w:num w:numId="21">
    <w:abstractNumId w:val="33"/>
  </w:num>
  <w:num w:numId="22">
    <w:abstractNumId w:val="25"/>
  </w:num>
  <w:num w:numId="23">
    <w:abstractNumId w:val="27"/>
  </w:num>
  <w:num w:numId="24">
    <w:abstractNumId w:val="13"/>
  </w:num>
  <w:num w:numId="2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3"/>
  </w:num>
  <w:num w:numId="27">
    <w:abstractNumId w:val="8"/>
  </w:num>
  <w:num w:numId="28">
    <w:abstractNumId w:val="12"/>
  </w:num>
  <w:num w:numId="29">
    <w:abstractNumId w:val="6"/>
  </w:num>
  <w:num w:numId="30">
    <w:abstractNumId w:val="32"/>
  </w:num>
  <w:num w:numId="31">
    <w:abstractNumId w:val="18"/>
  </w:num>
  <w:num w:numId="32">
    <w:abstractNumId w:val="7"/>
  </w:num>
  <w:num w:numId="33">
    <w:abstractNumId w:val="42"/>
  </w:num>
  <w:num w:numId="34">
    <w:abstractNumId w:val="46"/>
  </w:num>
  <w:num w:numId="35">
    <w:abstractNumId w:val="44"/>
  </w:num>
  <w:num w:numId="36">
    <w:abstractNumId w:val="29"/>
  </w:num>
  <w:num w:numId="37">
    <w:abstractNumId w:val="40"/>
  </w:num>
  <w:num w:numId="38">
    <w:abstractNumId w:val="23"/>
  </w:num>
  <w:num w:numId="39">
    <w:abstractNumId w:val="10"/>
  </w:num>
  <w:num w:numId="40">
    <w:abstractNumId w:val="16"/>
  </w:num>
  <w:num w:numId="41">
    <w:abstractNumId w:val="34"/>
  </w:num>
  <w:num w:numId="42">
    <w:abstractNumId w:val="41"/>
  </w:num>
  <w:num w:numId="43">
    <w:abstractNumId w:val="11"/>
  </w:num>
  <w:num w:numId="44">
    <w:abstractNumId w:val="45"/>
  </w:num>
  <w:num w:numId="45">
    <w:abstractNumId w:val="9"/>
  </w:num>
  <w:num w:numId="46">
    <w:abstractNumId w:val="38"/>
  </w:num>
  <w:num w:numId="47">
    <w:abstractNumId w:val="17"/>
  </w:num>
  <w:num w:numId="4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footnotePr>
    <w:footnote w:id="-1"/>
    <w:footnote w:id="0"/>
  </w:footnotePr>
  <w:endnotePr>
    <w:endnote w:id="-1"/>
    <w:endnote w:id="0"/>
  </w:endnotePr>
  <w:compat/>
  <w:rsids>
    <w:rsidRoot w:val="004841D7"/>
    <w:rsid w:val="00084365"/>
    <w:rsid w:val="000C625D"/>
    <w:rsid w:val="002758FE"/>
    <w:rsid w:val="0033098C"/>
    <w:rsid w:val="003F48F3"/>
    <w:rsid w:val="004841D7"/>
    <w:rsid w:val="0049296E"/>
    <w:rsid w:val="00500435"/>
    <w:rsid w:val="00502901"/>
    <w:rsid w:val="00547F82"/>
    <w:rsid w:val="005D4C5D"/>
    <w:rsid w:val="006E186E"/>
    <w:rsid w:val="00782350"/>
    <w:rsid w:val="007C1AB8"/>
    <w:rsid w:val="00A22154"/>
    <w:rsid w:val="00AA01FF"/>
    <w:rsid w:val="00AC1F57"/>
    <w:rsid w:val="00B0625C"/>
    <w:rsid w:val="00B25632"/>
    <w:rsid w:val="00B33756"/>
    <w:rsid w:val="00B74413"/>
    <w:rsid w:val="00BF6786"/>
    <w:rsid w:val="00C05308"/>
    <w:rsid w:val="00D014E6"/>
    <w:rsid w:val="00E357E1"/>
    <w:rsid w:val="00E601AA"/>
    <w:rsid w:val="00EE671F"/>
    <w:rsid w:val="00F27290"/>
    <w:rsid w:val="00F379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4841D7"/>
    <w:pPr>
      <w:keepNext/>
      <w:spacing w:after="0" w:line="240" w:lineRule="auto"/>
      <w:outlineLvl w:val="0"/>
    </w:pPr>
    <w:rPr>
      <w:rFonts w:ascii="Times New Roman" w:eastAsia="Times New Roman" w:hAnsi="Times New Roman"/>
      <w:sz w:val="28"/>
      <w:szCs w:val="20"/>
    </w:rPr>
  </w:style>
  <w:style w:type="paragraph" w:styleId="Heading2">
    <w:name w:val="heading 2"/>
    <w:basedOn w:val="Normal"/>
    <w:next w:val="Normal"/>
    <w:link w:val="Heading2Char"/>
    <w:qFormat/>
    <w:rsid w:val="004841D7"/>
    <w:pPr>
      <w:keepNext/>
      <w:spacing w:after="0" w:line="240" w:lineRule="auto"/>
      <w:jc w:val="right"/>
      <w:outlineLvl w:val="1"/>
    </w:pPr>
    <w:rPr>
      <w:rFonts w:ascii="Times New Roman" w:eastAsia="Times New Roman" w:hAnsi="Times New Roman"/>
      <w:b/>
      <w:sz w:val="24"/>
      <w:szCs w:val="20"/>
    </w:rPr>
  </w:style>
  <w:style w:type="paragraph" w:styleId="Heading3">
    <w:name w:val="heading 3"/>
    <w:basedOn w:val="Normal"/>
    <w:next w:val="Normal"/>
    <w:link w:val="Heading3Char"/>
    <w:qFormat/>
    <w:rsid w:val="004841D7"/>
    <w:pPr>
      <w:keepNext/>
      <w:spacing w:after="0" w:line="240" w:lineRule="auto"/>
      <w:jc w:val="center"/>
      <w:outlineLvl w:val="2"/>
    </w:pPr>
    <w:rPr>
      <w:rFonts w:ascii="Times New Roman" w:eastAsia="Times New Roman" w:hAnsi="Times New Roman"/>
      <w:bCs/>
      <w:i/>
      <w:iCs/>
      <w:sz w:val="28"/>
      <w:szCs w:val="24"/>
    </w:rPr>
  </w:style>
  <w:style w:type="paragraph" w:styleId="Heading4">
    <w:name w:val="heading 4"/>
    <w:basedOn w:val="Normal"/>
    <w:next w:val="Normal"/>
    <w:link w:val="Heading4Char"/>
    <w:qFormat/>
    <w:rsid w:val="004841D7"/>
    <w:pPr>
      <w:keepNext/>
      <w:spacing w:after="0" w:line="240" w:lineRule="auto"/>
      <w:jc w:val="center"/>
      <w:outlineLvl w:val="3"/>
    </w:pPr>
    <w:rPr>
      <w:rFonts w:ascii="Times New Roman" w:eastAsia="Times New Roman" w:hAnsi="Times New Roman"/>
      <w:b/>
      <w:bCs/>
      <w:sz w:val="28"/>
      <w:szCs w:val="24"/>
    </w:rPr>
  </w:style>
  <w:style w:type="paragraph" w:styleId="Heading5">
    <w:name w:val="heading 5"/>
    <w:basedOn w:val="Normal"/>
    <w:next w:val="Normal"/>
    <w:link w:val="Heading5Char"/>
    <w:qFormat/>
    <w:rsid w:val="004841D7"/>
    <w:pPr>
      <w:keepNext/>
      <w:tabs>
        <w:tab w:val="left" w:leader="dot" w:pos="9356"/>
      </w:tabs>
      <w:spacing w:before="120" w:after="120" w:line="240" w:lineRule="auto"/>
      <w:jc w:val="center"/>
      <w:outlineLvl w:val="4"/>
    </w:pPr>
    <w:rPr>
      <w:rFonts w:ascii="Times New Roman" w:eastAsia="Times New Roman" w:hAnsi="Times New Roman"/>
      <w:i/>
      <w:sz w:val="26"/>
      <w:szCs w:val="24"/>
    </w:rPr>
  </w:style>
  <w:style w:type="paragraph" w:styleId="Heading7">
    <w:name w:val="heading 7"/>
    <w:basedOn w:val="Normal"/>
    <w:next w:val="Normal"/>
    <w:link w:val="Heading7Char"/>
    <w:qFormat/>
    <w:rsid w:val="004841D7"/>
    <w:pPr>
      <w:keepNext/>
      <w:spacing w:after="0" w:line="240" w:lineRule="auto"/>
      <w:outlineLvl w:val="6"/>
    </w:pPr>
    <w:rPr>
      <w:rFonts w:ascii="Times New Roman" w:eastAsia="Times New Roman" w:hAnsi="Times New Roman" w:cs="Arial"/>
      <w:b/>
      <w:bCs/>
      <w:szCs w:val="18"/>
    </w:rPr>
  </w:style>
  <w:style w:type="paragraph" w:styleId="Heading8">
    <w:name w:val="heading 8"/>
    <w:basedOn w:val="Normal"/>
    <w:next w:val="Normal"/>
    <w:link w:val="Heading8Char"/>
    <w:qFormat/>
    <w:rsid w:val="004841D7"/>
    <w:pPr>
      <w:keepNext/>
      <w:spacing w:after="0" w:line="240" w:lineRule="auto"/>
      <w:outlineLvl w:val="7"/>
    </w:pPr>
    <w:rPr>
      <w:rFonts w:ascii="Times New Roman" w:eastAsia="Times New Roman" w:hAnsi="Times New Roman" w:cs="Arial"/>
      <w:b/>
      <w:bCs/>
      <w:sz w:val="24"/>
      <w:szCs w:val="18"/>
    </w:rPr>
  </w:style>
  <w:style w:type="paragraph" w:styleId="Heading9">
    <w:name w:val="heading 9"/>
    <w:basedOn w:val="Normal"/>
    <w:next w:val="Normal"/>
    <w:link w:val="Heading9Char"/>
    <w:qFormat/>
    <w:rsid w:val="004841D7"/>
    <w:pPr>
      <w:keepNext/>
      <w:spacing w:after="0" w:line="240" w:lineRule="auto"/>
      <w:jc w:val="center"/>
      <w:outlineLvl w:val="8"/>
    </w:pPr>
    <w:rPr>
      <w:rFonts w:ascii="Times New Roman" w:eastAsia="Times New Roman" w:hAnsi="Times New Roman"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841D7"/>
    <w:rPr>
      <w:rFonts w:ascii="Times New Roman" w:eastAsia="Times New Roman" w:hAnsi="Times New Roman" w:cs="Times New Roman"/>
      <w:sz w:val="28"/>
      <w:szCs w:val="20"/>
    </w:rPr>
  </w:style>
  <w:style w:type="character" w:customStyle="1" w:styleId="Heading2Char">
    <w:name w:val="Heading 2 Char"/>
    <w:link w:val="Heading2"/>
    <w:rsid w:val="004841D7"/>
    <w:rPr>
      <w:rFonts w:ascii="Times New Roman" w:eastAsia="Times New Roman" w:hAnsi="Times New Roman" w:cs="Times New Roman"/>
      <w:b/>
      <w:sz w:val="24"/>
      <w:szCs w:val="20"/>
    </w:rPr>
  </w:style>
  <w:style w:type="character" w:customStyle="1" w:styleId="Heading3Char">
    <w:name w:val="Heading 3 Char"/>
    <w:link w:val="Heading3"/>
    <w:rsid w:val="004841D7"/>
    <w:rPr>
      <w:rFonts w:ascii="Times New Roman" w:eastAsia="Times New Roman" w:hAnsi="Times New Roman" w:cs="Times New Roman"/>
      <w:bCs/>
      <w:i/>
      <w:iCs/>
      <w:sz w:val="28"/>
      <w:szCs w:val="24"/>
    </w:rPr>
  </w:style>
  <w:style w:type="character" w:customStyle="1" w:styleId="Heading4Char">
    <w:name w:val="Heading 4 Char"/>
    <w:link w:val="Heading4"/>
    <w:rsid w:val="004841D7"/>
    <w:rPr>
      <w:rFonts w:ascii="Times New Roman" w:eastAsia="Times New Roman" w:hAnsi="Times New Roman" w:cs="Times New Roman"/>
      <w:b/>
      <w:bCs/>
      <w:sz w:val="28"/>
      <w:szCs w:val="24"/>
    </w:rPr>
  </w:style>
  <w:style w:type="character" w:customStyle="1" w:styleId="Heading5Char">
    <w:name w:val="Heading 5 Char"/>
    <w:link w:val="Heading5"/>
    <w:rsid w:val="004841D7"/>
    <w:rPr>
      <w:rFonts w:ascii="Times New Roman" w:eastAsia="Times New Roman" w:hAnsi="Times New Roman" w:cs="Times New Roman"/>
      <w:i/>
      <w:sz w:val="26"/>
      <w:szCs w:val="24"/>
    </w:rPr>
  </w:style>
  <w:style w:type="character" w:customStyle="1" w:styleId="Heading7Char">
    <w:name w:val="Heading 7 Char"/>
    <w:link w:val="Heading7"/>
    <w:rsid w:val="004841D7"/>
    <w:rPr>
      <w:rFonts w:ascii="Times New Roman" w:eastAsia="Times New Roman" w:hAnsi="Times New Roman" w:cs="Arial"/>
      <w:b/>
      <w:bCs/>
      <w:szCs w:val="18"/>
    </w:rPr>
  </w:style>
  <w:style w:type="character" w:customStyle="1" w:styleId="Heading8Char">
    <w:name w:val="Heading 8 Char"/>
    <w:link w:val="Heading8"/>
    <w:rsid w:val="004841D7"/>
    <w:rPr>
      <w:rFonts w:ascii="Times New Roman" w:eastAsia="Times New Roman" w:hAnsi="Times New Roman" w:cs="Arial"/>
      <w:b/>
      <w:bCs/>
      <w:sz w:val="24"/>
      <w:szCs w:val="18"/>
    </w:rPr>
  </w:style>
  <w:style w:type="character" w:customStyle="1" w:styleId="Heading9Char">
    <w:name w:val="Heading 9 Char"/>
    <w:link w:val="Heading9"/>
    <w:rsid w:val="004841D7"/>
    <w:rPr>
      <w:rFonts w:ascii="Times New Roman" w:eastAsia="Times New Roman" w:hAnsi="Times New Roman" w:cs="Arial"/>
      <w:b/>
      <w:bCs/>
      <w:sz w:val="18"/>
      <w:szCs w:val="18"/>
    </w:rPr>
  </w:style>
  <w:style w:type="numbering" w:customStyle="1" w:styleId="NoList1">
    <w:name w:val="No List1"/>
    <w:next w:val="NoList"/>
    <w:uiPriority w:val="99"/>
    <w:semiHidden/>
    <w:unhideWhenUsed/>
    <w:rsid w:val="004841D7"/>
  </w:style>
  <w:style w:type="paragraph" w:styleId="BodyTextIndent">
    <w:name w:val="Body Text Indent"/>
    <w:basedOn w:val="Normal"/>
    <w:link w:val="BodyTextIndentChar"/>
    <w:rsid w:val="004841D7"/>
    <w:pPr>
      <w:spacing w:after="0" w:line="240" w:lineRule="auto"/>
      <w:ind w:firstLine="561"/>
    </w:pPr>
    <w:rPr>
      <w:rFonts w:ascii="Times New Roman" w:eastAsia="Times New Roman" w:hAnsi="Times New Roman"/>
      <w:b/>
      <w:sz w:val="24"/>
      <w:szCs w:val="24"/>
    </w:rPr>
  </w:style>
  <w:style w:type="character" w:customStyle="1" w:styleId="BodyTextIndentChar">
    <w:name w:val="Body Text Indent Char"/>
    <w:link w:val="BodyTextIndent"/>
    <w:rsid w:val="004841D7"/>
    <w:rPr>
      <w:rFonts w:ascii="Times New Roman" w:eastAsia="Times New Roman" w:hAnsi="Times New Roman" w:cs="Times New Roman"/>
      <w:b/>
      <w:sz w:val="24"/>
      <w:szCs w:val="24"/>
    </w:rPr>
  </w:style>
  <w:style w:type="paragraph" w:styleId="BodyTextIndent2">
    <w:name w:val="Body Text Indent 2"/>
    <w:basedOn w:val="Normal"/>
    <w:link w:val="BodyTextIndent2Char"/>
    <w:rsid w:val="004841D7"/>
    <w:pPr>
      <w:spacing w:after="0" w:line="240" w:lineRule="auto"/>
      <w:ind w:firstLine="561"/>
      <w:jc w:val="both"/>
    </w:pPr>
    <w:rPr>
      <w:rFonts w:ascii="Times New Roman" w:eastAsia="Times New Roman" w:hAnsi="Times New Roman"/>
      <w:sz w:val="26"/>
      <w:szCs w:val="24"/>
    </w:rPr>
  </w:style>
  <w:style w:type="character" w:customStyle="1" w:styleId="BodyTextIndent2Char">
    <w:name w:val="Body Text Indent 2 Char"/>
    <w:link w:val="BodyTextIndent2"/>
    <w:rsid w:val="004841D7"/>
    <w:rPr>
      <w:rFonts w:ascii="Times New Roman" w:eastAsia="Times New Roman" w:hAnsi="Times New Roman" w:cs="Times New Roman"/>
      <w:sz w:val="26"/>
      <w:szCs w:val="24"/>
    </w:rPr>
  </w:style>
  <w:style w:type="paragraph" w:styleId="BodyText">
    <w:name w:val="Body Text"/>
    <w:basedOn w:val="Normal"/>
    <w:link w:val="BodyTextChar"/>
    <w:rsid w:val="004841D7"/>
    <w:pPr>
      <w:spacing w:after="0" w:line="240" w:lineRule="auto"/>
      <w:jc w:val="both"/>
    </w:pPr>
    <w:rPr>
      <w:rFonts w:ascii="Times New Roman" w:eastAsia="Times New Roman" w:hAnsi="Times New Roman"/>
      <w:sz w:val="28"/>
      <w:szCs w:val="24"/>
    </w:rPr>
  </w:style>
  <w:style w:type="character" w:customStyle="1" w:styleId="BodyTextChar">
    <w:name w:val="Body Text Char"/>
    <w:link w:val="BodyText"/>
    <w:rsid w:val="004841D7"/>
    <w:rPr>
      <w:rFonts w:ascii="Times New Roman" w:eastAsia="Times New Roman" w:hAnsi="Times New Roman" w:cs="Times New Roman"/>
      <w:sz w:val="28"/>
      <w:szCs w:val="24"/>
    </w:rPr>
  </w:style>
  <w:style w:type="paragraph" w:styleId="BodyTextIndent3">
    <w:name w:val="Body Text Indent 3"/>
    <w:basedOn w:val="Normal"/>
    <w:link w:val="BodyTextIndent3Char"/>
    <w:rsid w:val="004841D7"/>
    <w:pPr>
      <w:spacing w:after="0" w:line="240" w:lineRule="auto"/>
      <w:ind w:firstLine="561"/>
    </w:pPr>
    <w:rPr>
      <w:rFonts w:ascii="Times New Roman" w:eastAsia="Times New Roman" w:hAnsi="Times New Roman"/>
      <w:bCs/>
      <w:sz w:val="28"/>
      <w:szCs w:val="24"/>
    </w:rPr>
  </w:style>
  <w:style w:type="character" w:customStyle="1" w:styleId="BodyTextIndent3Char">
    <w:name w:val="Body Text Indent 3 Char"/>
    <w:link w:val="BodyTextIndent3"/>
    <w:rsid w:val="004841D7"/>
    <w:rPr>
      <w:rFonts w:ascii="Times New Roman" w:eastAsia="Times New Roman" w:hAnsi="Times New Roman" w:cs="Times New Roman"/>
      <w:bCs/>
      <w:sz w:val="28"/>
      <w:szCs w:val="24"/>
    </w:rPr>
  </w:style>
  <w:style w:type="paragraph" w:styleId="Footer">
    <w:name w:val="footer"/>
    <w:basedOn w:val="Normal"/>
    <w:link w:val="FooterChar"/>
    <w:uiPriority w:val="99"/>
    <w:rsid w:val="004841D7"/>
    <w:pPr>
      <w:tabs>
        <w:tab w:val="center" w:pos="4320"/>
        <w:tab w:val="right" w:pos="8640"/>
      </w:tabs>
      <w:spacing w:after="0" w:line="240" w:lineRule="auto"/>
    </w:pPr>
    <w:rPr>
      <w:rFonts w:ascii="Times New Roman" w:eastAsia="Times New Roman" w:hAnsi="Times New Roman"/>
      <w:sz w:val="28"/>
      <w:szCs w:val="24"/>
    </w:rPr>
  </w:style>
  <w:style w:type="character" w:customStyle="1" w:styleId="FooterChar">
    <w:name w:val="Footer Char"/>
    <w:link w:val="Footer"/>
    <w:uiPriority w:val="99"/>
    <w:rsid w:val="004841D7"/>
    <w:rPr>
      <w:rFonts w:ascii="Times New Roman" w:eastAsia="Times New Roman" w:hAnsi="Times New Roman" w:cs="Times New Roman"/>
      <w:sz w:val="28"/>
      <w:szCs w:val="24"/>
    </w:rPr>
  </w:style>
  <w:style w:type="character" w:styleId="PageNumber">
    <w:name w:val="page number"/>
    <w:rsid w:val="004841D7"/>
    <w:rPr>
      <w:rFonts w:cs="Times New Roman"/>
    </w:rPr>
  </w:style>
  <w:style w:type="paragraph" w:styleId="BodyText3">
    <w:name w:val="Body Text 3"/>
    <w:basedOn w:val="Normal"/>
    <w:link w:val="BodyText3Char"/>
    <w:rsid w:val="004841D7"/>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4841D7"/>
    <w:rPr>
      <w:rFonts w:ascii="Times New Roman" w:eastAsia="Times New Roman" w:hAnsi="Times New Roman" w:cs="Times New Roman"/>
      <w:sz w:val="16"/>
      <w:szCs w:val="16"/>
    </w:rPr>
  </w:style>
  <w:style w:type="table" w:styleId="TableGrid">
    <w:name w:val="Table Grid"/>
    <w:basedOn w:val="TableNormal"/>
    <w:rsid w:val="004841D7"/>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4841D7"/>
    <w:pPr>
      <w:spacing w:after="0" w:line="240" w:lineRule="auto"/>
    </w:pPr>
    <w:rPr>
      <w:rFonts w:ascii="Tahoma" w:eastAsia="Times New Roman" w:hAnsi="Tahoma" w:cs="Tahoma"/>
      <w:sz w:val="16"/>
      <w:szCs w:val="16"/>
    </w:rPr>
  </w:style>
  <w:style w:type="character" w:customStyle="1" w:styleId="BalloonTextChar">
    <w:name w:val="Balloon Text Char"/>
    <w:link w:val="BalloonText"/>
    <w:rsid w:val="004841D7"/>
    <w:rPr>
      <w:rFonts w:ascii="Tahoma" w:eastAsia="Times New Roman" w:hAnsi="Tahoma" w:cs="Tahoma"/>
      <w:sz w:val="16"/>
      <w:szCs w:val="16"/>
    </w:rPr>
  </w:style>
  <w:style w:type="paragraph" w:styleId="ListParagraph">
    <w:name w:val="List Paragraph"/>
    <w:basedOn w:val="Normal"/>
    <w:uiPriority w:val="34"/>
    <w:qFormat/>
    <w:rsid w:val="004841D7"/>
    <w:pPr>
      <w:ind w:left="720"/>
      <w:contextualSpacing/>
    </w:pPr>
  </w:style>
  <w:style w:type="paragraph" w:styleId="Title">
    <w:name w:val="Title"/>
    <w:basedOn w:val="Normal"/>
    <w:link w:val="TitleChar"/>
    <w:qFormat/>
    <w:rsid w:val="004841D7"/>
    <w:pPr>
      <w:spacing w:after="0" w:line="240" w:lineRule="auto"/>
      <w:ind w:right="-360"/>
      <w:jc w:val="center"/>
    </w:pPr>
    <w:rPr>
      <w:rFonts w:ascii=".VnTimeH" w:eastAsia="Times New Roman" w:hAnsi=".VnTimeH"/>
      <w:b/>
      <w:bCs/>
      <w:sz w:val="36"/>
      <w:szCs w:val="21"/>
    </w:rPr>
  </w:style>
  <w:style w:type="character" w:customStyle="1" w:styleId="TitleChar">
    <w:name w:val="Title Char"/>
    <w:link w:val="Title"/>
    <w:rsid w:val="004841D7"/>
    <w:rPr>
      <w:rFonts w:ascii=".VnTimeH" w:eastAsia="Times New Roman" w:hAnsi=".VnTimeH" w:cs="Times New Roman"/>
      <w:b/>
      <w:bCs/>
      <w:sz w:val="36"/>
      <w:szCs w:val="21"/>
    </w:rPr>
  </w:style>
  <w:style w:type="paragraph" w:customStyle="1" w:styleId="CharCharCharCharCharCharCharCharCharChar">
    <w:name w:val="Char Char Char Char Char Char Char Char Char Char"/>
    <w:basedOn w:val="Normal"/>
    <w:semiHidden/>
    <w:rsid w:val="004841D7"/>
    <w:pPr>
      <w:spacing w:after="160" w:line="240" w:lineRule="exact"/>
    </w:pPr>
    <w:rPr>
      <w:rFonts w:ascii="Arial" w:eastAsia="Times New Roman" w:hAnsi="Arial"/>
    </w:rPr>
  </w:style>
  <w:style w:type="paragraph" w:customStyle="1" w:styleId="Char">
    <w:name w:val="Char"/>
    <w:basedOn w:val="Normal"/>
    <w:semiHidden/>
    <w:rsid w:val="004841D7"/>
    <w:pPr>
      <w:keepNext/>
      <w:tabs>
        <w:tab w:val="num" w:pos="425"/>
      </w:tabs>
      <w:autoSpaceDE w:val="0"/>
      <w:autoSpaceDN w:val="0"/>
      <w:adjustRightInd w:val="0"/>
      <w:spacing w:before="80" w:after="80" w:line="240" w:lineRule="auto"/>
      <w:ind w:hanging="425"/>
      <w:jc w:val="both"/>
    </w:pPr>
    <w:rPr>
      <w:rFonts w:ascii="Arial" w:eastAsia="SimSun" w:hAnsi="Arial" w:cs="Arial"/>
      <w:kern w:val="2"/>
      <w:sz w:val="20"/>
      <w:szCs w:val="20"/>
      <w:lang w:eastAsia="zh-CN"/>
    </w:rPr>
  </w:style>
  <w:style w:type="paragraph" w:styleId="Header">
    <w:name w:val="header"/>
    <w:basedOn w:val="Normal"/>
    <w:link w:val="HeaderChar"/>
    <w:uiPriority w:val="99"/>
    <w:unhideWhenUsed/>
    <w:rsid w:val="004841D7"/>
    <w:pPr>
      <w:tabs>
        <w:tab w:val="center" w:pos="4680"/>
        <w:tab w:val="right" w:pos="9360"/>
      </w:tabs>
    </w:pPr>
  </w:style>
  <w:style w:type="character" w:customStyle="1" w:styleId="HeaderChar">
    <w:name w:val="Header Char"/>
    <w:link w:val="Header"/>
    <w:uiPriority w:val="99"/>
    <w:rsid w:val="004841D7"/>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AF5D8-627E-4F39-A9C2-A57BB15CE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11143</Words>
  <Characters>63519</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74513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cp:lastModifiedBy>
  <cp:revision>3</cp:revision>
  <cp:lastPrinted>2018-07-10T01:50:00Z</cp:lastPrinted>
  <dcterms:created xsi:type="dcterms:W3CDTF">2019-07-15T12:35:00Z</dcterms:created>
  <dcterms:modified xsi:type="dcterms:W3CDTF">2019-07-15T12:39:00Z</dcterms:modified>
</cp:coreProperties>
</file>